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12D3" w14:textId="187C783D" w:rsidR="00A4066B" w:rsidRDefault="00770E4B" w:rsidP="328B40BA">
      <w:pPr>
        <w:tabs>
          <w:tab w:val="left" w:pos="1950"/>
        </w:tabs>
        <w:rPr>
          <w:rFonts w:asciiTheme="majorHAnsi" w:hAnsiTheme="majorHAnsi" w:cstheme="majorBidi"/>
          <w:color w:val="2F5496" w:themeColor="accent1" w:themeShade="BF"/>
          <w:sz w:val="40"/>
          <w:szCs w:val="40"/>
        </w:rPr>
        <w:sectPr w:rsidR="00A4066B" w:rsidSect="00A4066B">
          <w:headerReference w:type="default" r:id="rId11"/>
          <w:footerReference w:type="even" r:id="rId12"/>
          <w:footerReference w:type="default" r:id="rId13"/>
          <w:type w:val="continuous"/>
          <w:pgSz w:w="12240" w:h="15840"/>
          <w:pgMar w:top="0" w:right="0" w:bottom="0" w:left="0" w:header="720" w:footer="720" w:gutter="0"/>
          <w:cols w:space="720"/>
          <w:titlePg/>
          <w:docGrid w:linePitch="360"/>
        </w:sectPr>
      </w:pPr>
      <w:r>
        <w:rPr>
          <w:noProof/>
        </w:rPr>
        <w:drawing>
          <wp:inline distT="0" distB="0" distL="0" distR="0" wp14:anchorId="74C953E9" wp14:editId="0668B3CC">
            <wp:extent cx="6303010" cy="10058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303010" cy="10058400"/>
                    </a:xfrm>
                    <a:prstGeom prst="rect">
                      <a:avLst/>
                    </a:prstGeom>
                  </pic:spPr>
                </pic:pic>
              </a:graphicData>
            </a:graphic>
          </wp:inline>
        </w:drawing>
      </w:r>
    </w:p>
    <w:sdt>
      <w:sdtPr>
        <w:rPr>
          <w:rFonts w:asciiTheme="minorHAnsi" w:eastAsiaTheme="minorHAnsi" w:hAnsiTheme="minorHAnsi" w:cstheme="minorBidi"/>
          <w:color w:val="auto"/>
          <w:sz w:val="24"/>
          <w:szCs w:val="24"/>
        </w:rPr>
        <w:id w:val="1326012529"/>
        <w:docPartObj>
          <w:docPartGallery w:val="Table of Contents"/>
          <w:docPartUnique/>
        </w:docPartObj>
      </w:sdtPr>
      <w:sdtEndPr>
        <w:rPr>
          <w:b/>
          <w:bCs/>
          <w:noProof/>
        </w:rPr>
      </w:sdtEndPr>
      <w:sdtContent>
        <w:p w14:paraId="4176052F" w14:textId="77777777" w:rsidR="00015BA9" w:rsidRPr="0047068F" w:rsidRDefault="00015BA9" w:rsidP="0095586D">
          <w:pPr>
            <w:pStyle w:val="TOCHeading"/>
            <w:rPr>
              <w:rStyle w:val="Heading1Char"/>
            </w:rPr>
          </w:pPr>
          <w:r w:rsidRPr="0047068F">
            <w:rPr>
              <w:rStyle w:val="Heading1Char"/>
            </w:rPr>
            <w:t>Table of Contents</w:t>
          </w:r>
        </w:p>
        <w:p w14:paraId="555AB492" w14:textId="2AB43A7A" w:rsidR="00D805FD" w:rsidRDefault="00015BA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196377" w:history="1">
            <w:r w:rsidR="00D805FD" w:rsidRPr="006E0BE4">
              <w:rPr>
                <w:rStyle w:val="Hyperlink"/>
                <w:noProof/>
              </w:rPr>
              <w:t>Introduction</w:t>
            </w:r>
            <w:r w:rsidR="00D805FD">
              <w:rPr>
                <w:noProof/>
                <w:webHidden/>
              </w:rPr>
              <w:tab/>
            </w:r>
            <w:r w:rsidR="00D805FD">
              <w:rPr>
                <w:noProof/>
                <w:webHidden/>
              </w:rPr>
              <w:fldChar w:fldCharType="begin"/>
            </w:r>
            <w:r w:rsidR="00D805FD">
              <w:rPr>
                <w:noProof/>
                <w:webHidden/>
              </w:rPr>
              <w:instrText xml:space="preserve"> PAGEREF _Toc70196377 \h </w:instrText>
            </w:r>
            <w:r w:rsidR="00D805FD">
              <w:rPr>
                <w:noProof/>
                <w:webHidden/>
              </w:rPr>
            </w:r>
            <w:r w:rsidR="00D805FD">
              <w:rPr>
                <w:noProof/>
                <w:webHidden/>
              </w:rPr>
              <w:fldChar w:fldCharType="separate"/>
            </w:r>
            <w:r w:rsidR="00D805FD">
              <w:rPr>
                <w:noProof/>
                <w:webHidden/>
              </w:rPr>
              <w:t>3</w:t>
            </w:r>
            <w:r w:rsidR="00D805FD">
              <w:rPr>
                <w:noProof/>
                <w:webHidden/>
              </w:rPr>
              <w:fldChar w:fldCharType="end"/>
            </w:r>
          </w:hyperlink>
        </w:p>
        <w:p w14:paraId="13CE3523" w14:textId="2228726B" w:rsidR="00D805FD" w:rsidRDefault="001903B8">
          <w:pPr>
            <w:pStyle w:val="TOC1"/>
            <w:tabs>
              <w:tab w:val="right" w:leader="dot" w:pos="9350"/>
            </w:tabs>
            <w:rPr>
              <w:rFonts w:eastAsiaTheme="minorEastAsia"/>
              <w:noProof/>
            </w:rPr>
          </w:pPr>
          <w:hyperlink w:anchor="_Toc70196378" w:history="1">
            <w:r w:rsidR="00D805FD" w:rsidRPr="006E0BE4">
              <w:rPr>
                <w:rStyle w:val="Hyperlink"/>
                <w:noProof/>
              </w:rPr>
              <w:t>Background &amp; Design</w:t>
            </w:r>
            <w:r w:rsidR="00D805FD">
              <w:rPr>
                <w:noProof/>
                <w:webHidden/>
              </w:rPr>
              <w:tab/>
            </w:r>
            <w:r w:rsidR="00D805FD">
              <w:rPr>
                <w:noProof/>
                <w:webHidden/>
              </w:rPr>
              <w:fldChar w:fldCharType="begin"/>
            </w:r>
            <w:r w:rsidR="00D805FD">
              <w:rPr>
                <w:noProof/>
                <w:webHidden/>
              </w:rPr>
              <w:instrText xml:space="preserve"> PAGEREF _Toc70196378 \h </w:instrText>
            </w:r>
            <w:r w:rsidR="00D805FD">
              <w:rPr>
                <w:noProof/>
                <w:webHidden/>
              </w:rPr>
            </w:r>
            <w:r w:rsidR="00D805FD">
              <w:rPr>
                <w:noProof/>
                <w:webHidden/>
              </w:rPr>
              <w:fldChar w:fldCharType="separate"/>
            </w:r>
            <w:r w:rsidR="00D805FD">
              <w:rPr>
                <w:noProof/>
                <w:webHidden/>
              </w:rPr>
              <w:t>3</w:t>
            </w:r>
            <w:r w:rsidR="00D805FD">
              <w:rPr>
                <w:noProof/>
                <w:webHidden/>
              </w:rPr>
              <w:fldChar w:fldCharType="end"/>
            </w:r>
          </w:hyperlink>
        </w:p>
        <w:p w14:paraId="68D92900" w14:textId="0C3E046E" w:rsidR="00D805FD" w:rsidRDefault="001903B8">
          <w:pPr>
            <w:pStyle w:val="TOC2"/>
            <w:tabs>
              <w:tab w:val="right" w:leader="dot" w:pos="9350"/>
            </w:tabs>
            <w:rPr>
              <w:rFonts w:eastAsiaTheme="minorEastAsia"/>
              <w:noProof/>
            </w:rPr>
          </w:pPr>
          <w:hyperlink w:anchor="_Toc70196379" w:history="1">
            <w:r w:rsidR="00D805FD" w:rsidRPr="006E0BE4">
              <w:rPr>
                <w:rStyle w:val="Hyperlink"/>
                <w:noProof/>
              </w:rPr>
              <w:t>AWS Terminology</w:t>
            </w:r>
            <w:r w:rsidR="00D805FD">
              <w:rPr>
                <w:noProof/>
                <w:webHidden/>
              </w:rPr>
              <w:tab/>
            </w:r>
            <w:r w:rsidR="00D805FD">
              <w:rPr>
                <w:noProof/>
                <w:webHidden/>
              </w:rPr>
              <w:fldChar w:fldCharType="begin"/>
            </w:r>
            <w:r w:rsidR="00D805FD">
              <w:rPr>
                <w:noProof/>
                <w:webHidden/>
              </w:rPr>
              <w:instrText xml:space="preserve"> PAGEREF _Toc70196379 \h </w:instrText>
            </w:r>
            <w:r w:rsidR="00D805FD">
              <w:rPr>
                <w:noProof/>
                <w:webHidden/>
              </w:rPr>
            </w:r>
            <w:r w:rsidR="00D805FD">
              <w:rPr>
                <w:noProof/>
                <w:webHidden/>
              </w:rPr>
              <w:fldChar w:fldCharType="separate"/>
            </w:r>
            <w:r w:rsidR="00D805FD">
              <w:rPr>
                <w:noProof/>
                <w:webHidden/>
              </w:rPr>
              <w:t>3</w:t>
            </w:r>
            <w:r w:rsidR="00D805FD">
              <w:rPr>
                <w:noProof/>
                <w:webHidden/>
              </w:rPr>
              <w:fldChar w:fldCharType="end"/>
            </w:r>
          </w:hyperlink>
        </w:p>
        <w:p w14:paraId="6E06C20F" w14:textId="2012D0E1" w:rsidR="00D805FD" w:rsidRDefault="001903B8">
          <w:pPr>
            <w:pStyle w:val="TOC2"/>
            <w:tabs>
              <w:tab w:val="right" w:leader="dot" w:pos="9350"/>
            </w:tabs>
            <w:rPr>
              <w:rFonts w:eastAsiaTheme="minorEastAsia"/>
              <w:noProof/>
            </w:rPr>
          </w:pPr>
          <w:hyperlink w:anchor="_Toc70196380" w:history="1">
            <w:r w:rsidR="00D805FD" w:rsidRPr="006E0BE4">
              <w:rPr>
                <w:rStyle w:val="Hyperlink"/>
                <w:noProof/>
              </w:rPr>
              <w:t>Pipeline Design</w:t>
            </w:r>
            <w:r w:rsidR="00D805FD">
              <w:rPr>
                <w:noProof/>
                <w:webHidden/>
              </w:rPr>
              <w:tab/>
            </w:r>
            <w:r w:rsidR="00D805FD">
              <w:rPr>
                <w:noProof/>
                <w:webHidden/>
              </w:rPr>
              <w:fldChar w:fldCharType="begin"/>
            </w:r>
            <w:r w:rsidR="00D805FD">
              <w:rPr>
                <w:noProof/>
                <w:webHidden/>
              </w:rPr>
              <w:instrText xml:space="preserve"> PAGEREF _Toc70196380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144FAA38" w14:textId="142D2362" w:rsidR="00D805FD" w:rsidRDefault="001903B8">
          <w:pPr>
            <w:pStyle w:val="TOC2"/>
            <w:tabs>
              <w:tab w:val="right" w:leader="dot" w:pos="9350"/>
            </w:tabs>
            <w:rPr>
              <w:rFonts w:eastAsiaTheme="minorEastAsia"/>
              <w:noProof/>
            </w:rPr>
          </w:pPr>
          <w:hyperlink w:anchor="_Toc70196381" w:history="1">
            <w:r w:rsidR="00D805FD" w:rsidRPr="006E0BE4">
              <w:rPr>
                <w:rStyle w:val="Hyperlink"/>
                <w:noProof/>
              </w:rPr>
              <w:t>Scope of this Document</w:t>
            </w:r>
            <w:r w:rsidR="00D805FD">
              <w:rPr>
                <w:noProof/>
                <w:webHidden/>
              </w:rPr>
              <w:tab/>
            </w:r>
            <w:r w:rsidR="00D805FD">
              <w:rPr>
                <w:noProof/>
                <w:webHidden/>
              </w:rPr>
              <w:fldChar w:fldCharType="begin"/>
            </w:r>
            <w:r w:rsidR="00D805FD">
              <w:rPr>
                <w:noProof/>
                <w:webHidden/>
              </w:rPr>
              <w:instrText xml:space="preserve"> PAGEREF _Toc70196381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4F41E80E" w14:textId="2CDB6874" w:rsidR="00D805FD" w:rsidRDefault="001903B8">
          <w:pPr>
            <w:pStyle w:val="TOC1"/>
            <w:tabs>
              <w:tab w:val="right" w:leader="dot" w:pos="9350"/>
            </w:tabs>
            <w:rPr>
              <w:rFonts w:eastAsiaTheme="minorEastAsia"/>
              <w:noProof/>
            </w:rPr>
          </w:pPr>
          <w:hyperlink w:anchor="_Toc70196382" w:history="1">
            <w:r w:rsidR="00D805FD" w:rsidRPr="006E0BE4">
              <w:rPr>
                <w:rStyle w:val="Hyperlink"/>
                <w:noProof/>
              </w:rPr>
              <w:t>Quick Start</w:t>
            </w:r>
            <w:r w:rsidR="00D805FD">
              <w:rPr>
                <w:noProof/>
                <w:webHidden/>
              </w:rPr>
              <w:tab/>
            </w:r>
            <w:r w:rsidR="00D805FD">
              <w:rPr>
                <w:noProof/>
                <w:webHidden/>
              </w:rPr>
              <w:fldChar w:fldCharType="begin"/>
            </w:r>
            <w:r w:rsidR="00D805FD">
              <w:rPr>
                <w:noProof/>
                <w:webHidden/>
              </w:rPr>
              <w:instrText xml:space="preserve"> PAGEREF _Toc70196382 \h </w:instrText>
            </w:r>
            <w:r w:rsidR="00D805FD">
              <w:rPr>
                <w:noProof/>
                <w:webHidden/>
              </w:rPr>
            </w:r>
            <w:r w:rsidR="00D805FD">
              <w:rPr>
                <w:noProof/>
                <w:webHidden/>
              </w:rPr>
              <w:fldChar w:fldCharType="separate"/>
            </w:r>
            <w:r w:rsidR="00D805FD">
              <w:rPr>
                <w:noProof/>
                <w:webHidden/>
              </w:rPr>
              <w:t>7</w:t>
            </w:r>
            <w:r w:rsidR="00D805FD">
              <w:rPr>
                <w:noProof/>
                <w:webHidden/>
              </w:rPr>
              <w:fldChar w:fldCharType="end"/>
            </w:r>
          </w:hyperlink>
        </w:p>
        <w:p w14:paraId="2E704664" w14:textId="7E38E45C" w:rsidR="00D805FD" w:rsidRDefault="001903B8">
          <w:pPr>
            <w:pStyle w:val="TOC1"/>
            <w:tabs>
              <w:tab w:val="right" w:leader="dot" w:pos="9350"/>
            </w:tabs>
            <w:rPr>
              <w:rFonts w:eastAsiaTheme="minorEastAsia"/>
              <w:noProof/>
            </w:rPr>
          </w:pPr>
          <w:hyperlink w:anchor="_Toc70196383" w:history="1">
            <w:r w:rsidR="00D805FD" w:rsidRPr="006E0BE4">
              <w:rPr>
                <w:rStyle w:val="Hyperlink"/>
                <w:noProof/>
              </w:rPr>
              <w:t>S3 Buckets</w:t>
            </w:r>
            <w:r w:rsidR="00D805FD">
              <w:rPr>
                <w:noProof/>
                <w:webHidden/>
              </w:rPr>
              <w:tab/>
            </w:r>
            <w:r w:rsidR="00D805FD">
              <w:rPr>
                <w:noProof/>
                <w:webHidden/>
              </w:rPr>
              <w:fldChar w:fldCharType="begin"/>
            </w:r>
            <w:r w:rsidR="00D805FD">
              <w:rPr>
                <w:noProof/>
                <w:webHidden/>
              </w:rPr>
              <w:instrText xml:space="preserve"> PAGEREF _Toc70196383 \h </w:instrText>
            </w:r>
            <w:r w:rsidR="00D805FD">
              <w:rPr>
                <w:noProof/>
                <w:webHidden/>
              </w:rPr>
            </w:r>
            <w:r w:rsidR="00D805FD">
              <w:rPr>
                <w:noProof/>
                <w:webHidden/>
              </w:rPr>
              <w:fldChar w:fldCharType="separate"/>
            </w:r>
            <w:r w:rsidR="00D805FD">
              <w:rPr>
                <w:noProof/>
                <w:webHidden/>
              </w:rPr>
              <w:t>9</w:t>
            </w:r>
            <w:r w:rsidR="00D805FD">
              <w:rPr>
                <w:noProof/>
                <w:webHidden/>
              </w:rPr>
              <w:fldChar w:fldCharType="end"/>
            </w:r>
          </w:hyperlink>
        </w:p>
        <w:p w14:paraId="244933FC" w14:textId="05A3DEE4" w:rsidR="00D805FD" w:rsidRDefault="001903B8">
          <w:pPr>
            <w:pStyle w:val="TOC1"/>
            <w:tabs>
              <w:tab w:val="right" w:leader="dot" w:pos="9350"/>
            </w:tabs>
            <w:rPr>
              <w:rFonts w:eastAsiaTheme="minorEastAsia"/>
              <w:noProof/>
            </w:rPr>
          </w:pPr>
          <w:hyperlink w:anchor="_Toc70196384" w:history="1">
            <w:r w:rsidR="00D805FD" w:rsidRPr="006E0BE4">
              <w:rPr>
                <w:rStyle w:val="Hyperlink"/>
                <w:noProof/>
              </w:rPr>
              <w:t>Relational Database</w:t>
            </w:r>
            <w:r w:rsidR="00D805FD">
              <w:rPr>
                <w:noProof/>
                <w:webHidden/>
              </w:rPr>
              <w:tab/>
            </w:r>
            <w:r w:rsidR="00D805FD">
              <w:rPr>
                <w:noProof/>
                <w:webHidden/>
              </w:rPr>
              <w:fldChar w:fldCharType="begin"/>
            </w:r>
            <w:r w:rsidR="00D805FD">
              <w:rPr>
                <w:noProof/>
                <w:webHidden/>
              </w:rPr>
              <w:instrText xml:space="preserve"> PAGEREF _Toc70196384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275C133B" w14:textId="485798FB" w:rsidR="00D805FD" w:rsidRDefault="001903B8">
          <w:pPr>
            <w:pStyle w:val="TOC2"/>
            <w:tabs>
              <w:tab w:val="right" w:leader="dot" w:pos="9350"/>
            </w:tabs>
            <w:rPr>
              <w:rFonts w:eastAsiaTheme="minorEastAsia"/>
              <w:noProof/>
            </w:rPr>
          </w:pPr>
          <w:hyperlink w:anchor="_Toc70196385" w:history="1">
            <w:r w:rsidR="00D805FD" w:rsidRPr="006E0BE4">
              <w:rPr>
                <w:rStyle w:val="Hyperlink"/>
                <w:noProof/>
              </w:rPr>
              <w:t>Creating the Database Instance in RDS</w:t>
            </w:r>
            <w:r w:rsidR="00D805FD">
              <w:rPr>
                <w:noProof/>
                <w:webHidden/>
              </w:rPr>
              <w:tab/>
            </w:r>
            <w:r w:rsidR="00D805FD">
              <w:rPr>
                <w:noProof/>
                <w:webHidden/>
              </w:rPr>
              <w:fldChar w:fldCharType="begin"/>
            </w:r>
            <w:r w:rsidR="00D805FD">
              <w:rPr>
                <w:noProof/>
                <w:webHidden/>
              </w:rPr>
              <w:instrText xml:space="preserve"> PAGEREF _Toc70196385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125A7941" w14:textId="5D754E95" w:rsidR="00D805FD" w:rsidRDefault="001903B8">
          <w:pPr>
            <w:pStyle w:val="TOC2"/>
            <w:tabs>
              <w:tab w:val="right" w:leader="dot" w:pos="9350"/>
            </w:tabs>
            <w:rPr>
              <w:rFonts w:eastAsiaTheme="minorEastAsia"/>
              <w:noProof/>
            </w:rPr>
          </w:pPr>
          <w:hyperlink w:anchor="_Toc70196386" w:history="1">
            <w:r w:rsidR="00D805FD" w:rsidRPr="006E0BE4">
              <w:rPr>
                <w:rStyle w:val="Hyperlink"/>
                <w:noProof/>
              </w:rPr>
              <w:t>Connecting to your Database</w:t>
            </w:r>
            <w:r w:rsidR="00D805FD">
              <w:rPr>
                <w:noProof/>
                <w:webHidden/>
              </w:rPr>
              <w:tab/>
            </w:r>
            <w:r w:rsidR="00D805FD">
              <w:rPr>
                <w:noProof/>
                <w:webHidden/>
              </w:rPr>
              <w:fldChar w:fldCharType="begin"/>
            </w:r>
            <w:r w:rsidR="00D805FD">
              <w:rPr>
                <w:noProof/>
                <w:webHidden/>
              </w:rPr>
              <w:instrText xml:space="preserve"> PAGEREF _Toc70196386 \h </w:instrText>
            </w:r>
            <w:r w:rsidR="00D805FD">
              <w:rPr>
                <w:noProof/>
                <w:webHidden/>
              </w:rPr>
            </w:r>
            <w:r w:rsidR="00D805FD">
              <w:rPr>
                <w:noProof/>
                <w:webHidden/>
              </w:rPr>
              <w:fldChar w:fldCharType="separate"/>
            </w:r>
            <w:r w:rsidR="00D805FD">
              <w:rPr>
                <w:noProof/>
                <w:webHidden/>
              </w:rPr>
              <w:t>14</w:t>
            </w:r>
            <w:r w:rsidR="00D805FD">
              <w:rPr>
                <w:noProof/>
                <w:webHidden/>
              </w:rPr>
              <w:fldChar w:fldCharType="end"/>
            </w:r>
          </w:hyperlink>
        </w:p>
        <w:p w14:paraId="33EA7CA5" w14:textId="48CD3AB6" w:rsidR="00D805FD" w:rsidRDefault="001903B8">
          <w:pPr>
            <w:pStyle w:val="TOC3"/>
            <w:tabs>
              <w:tab w:val="right" w:leader="dot" w:pos="9350"/>
            </w:tabs>
            <w:rPr>
              <w:rFonts w:eastAsiaTheme="minorEastAsia"/>
              <w:noProof/>
            </w:rPr>
          </w:pPr>
          <w:hyperlink w:anchor="_Toc70196387" w:history="1">
            <w:r w:rsidR="00D805FD" w:rsidRPr="006E0BE4">
              <w:rPr>
                <w:rStyle w:val="Hyperlink"/>
                <w:noProof/>
              </w:rPr>
              <w:t>MySQL Workbench</w:t>
            </w:r>
            <w:r w:rsidR="00D805FD">
              <w:rPr>
                <w:noProof/>
                <w:webHidden/>
              </w:rPr>
              <w:tab/>
            </w:r>
            <w:r w:rsidR="00D805FD">
              <w:rPr>
                <w:noProof/>
                <w:webHidden/>
              </w:rPr>
              <w:fldChar w:fldCharType="begin"/>
            </w:r>
            <w:r w:rsidR="00D805FD">
              <w:rPr>
                <w:noProof/>
                <w:webHidden/>
              </w:rPr>
              <w:instrText xml:space="preserve"> PAGEREF _Toc70196387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45BC8B1A" w14:textId="2D61DFCF" w:rsidR="00D805FD" w:rsidRDefault="001903B8">
          <w:pPr>
            <w:pStyle w:val="TOC3"/>
            <w:tabs>
              <w:tab w:val="right" w:leader="dot" w:pos="9350"/>
            </w:tabs>
            <w:rPr>
              <w:rFonts w:eastAsiaTheme="minorEastAsia"/>
              <w:noProof/>
            </w:rPr>
          </w:pPr>
          <w:hyperlink w:anchor="_Toc70196388" w:history="1">
            <w:r w:rsidR="00D805FD" w:rsidRPr="006E0BE4">
              <w:rPr>
                <w:rStyle w:val="Hyperlink"/>
                <w:noProof/>
              </w:rPr>
              <w:t>Python</w:t>
            </w:r>
            <w:r w:rsidR="00D805FD">
              <w:rPr>
                <w:noProof/>
                <w:webHidden/>
              </w:rPr>
              <w:tab/>
            </w:r>
            <w:r w:rsidR="00D805FD">
              <w:rPr>
                <w:noProof/>
                <w:webHidden/>
              </w:rPr>
              <w:fldChar w:fldCharType="begin"/>
            </w:r>
            <w:r w:rsidR="00D805FD">
              <w:rPr>
                <w:noProof/>
                <w:webHidden/>
              </w:rPr>
              <w:instrText xml:space="preserve"> PAGEREF _Toc70196388 \h </w:instrText>
            </w:r>
            <w:r w:rsidR="00D805FD">
              <w:rPr>
                <w:noProof/>
                <w:webHidden/>
              </w:rPr>
            </w:r>
            <w:r w:rsidR="00D805FD">
              <w:rPr>
                <w:noProof/>
                <w:webHidden/>
              </w:rPr>
              <w:fldChar w:fldCharType="separate"/>
            </w:r>
            <w:r w:rsidR="00D805FD">
              <w:rPr>
                <w:noProof/>
                <w:webHidden/>
              </w:rPr>
              <w:t>18</w:t>
            </w:r>
            <w:r w:rsidR="00D805FD">
              <w:rPr>
                <w:noProof/>
                <w:webHidden/>
              </w:rPr>
              <w:fldChar w:fldCharType="end"/>
            </w:r>
          </w:hyperlink>
        </w:p>
        <w:p w14:paraId="6D313105" w14:textId="489381A2" w:rsidR="00D805FD" w:rsidRDefault="001903B8">
          <w:pPr>
            <w:pStyle w:val="TOC2"/>
            <w:tabs>
              <w:tab w:val="right" w:leader="dot" w:pos="9350"/>
            </w:tabs>
            <w:rPr>
              <w:rFonts w:eastAsiaTheme="minorEastAsia"/>
              <w:noProof/>
            </w:rPr>
          </w:pPr>
          <w:hyperlink w:anchor="_Toc70196389" w:history="1">
            <w:r w:rsidR="00D805FD" w:rsidRPr="006E0BE4">
              <w:rPr>
                <w:rStyle w:val="Hyperlink"/>
                <w:noProof/>
              </w:rPr>
              <w:t>Creating the Tables for the Database</w:t>
            </w:r>
            <w:r w:rsidR="00D805FD">
              <w:rPr>
                <w:noProof/>
                <w:webHidden/>
              </w:rPr>
              <w:tab/>
            </w:r>
            <w:r w:rsidR="00D805FD">
              <w:rPr>
                <w:noProof/>
                <w:webHidden/>
              </w:rPr>
              <w:fldChar w:fldCharType="begin"/>
            </w:r>
            <w:r w:rsidR="00D805FD">
              <w:rPr>
                <w:noProof/>
                <w:webHidden/>
              </w:rPr>
              <w:instrText xml:space="preserve"> PAGEREF _Toc70196389 \h </w:instrText>
            </w:r>
            <w:r w:rsidR="00D805FD">
              <w:rPr>
                <w:noProof/>
                <w:webHidden/>
              </w:rPr>
            </w:r>
            <w:r w:rsidR="00D805FD">
              <w:rPr>
                <w:noProof/>
                <w:webHidden/>
              </w:rPr>
              <w:fldChar w:fldCharType="separate"/>
            </w:r>
            <w:r w:rsidR="00D805FD">
              <w:rPr>
                <w:noProof/>
                <w:webHidden/>
              </w:rPr>
              <w:t>20</w:t>
            </w:r>
            <w:r w:rsidR="00D805FD">
              <w:rPr>
                <w:noProof/>
                <w:webHidden/>
              </w:rPr>
              <w:fldChar w:fldCharType="end"/>
            </w:r>
          </w:hyperlink>
        </w:p>
        <w:p w14:paraId="13327F16" w14:textId="39E3F1DC" w:rsidR="00D805FD" w:rsidRDefault="001903B8">
          <w:pPr>
            <w:pStyle w:val="TOC2"/>
            <w:tabs>
              <w:tab w:val="right" w:leader="dot" w:pos="9350"/>
            </w:tabs>
            <w:rPr>
              <w:rFonts w:eastAsiaTheme="minorEastAsia"/>
              <w:noProof/>
            </w:rPr>
          </w:pPr>
          <w:hyperlink w:anchor="_Toc70196390" w:history="1">
            <w:r w:rsidR="00D805FD" w:rsidRPr="006E0BE4">
              <w:rPr>
                <w:rStyle w:val="Hyperlink"/>
                <w:noProof/>
              </w:rPr>
              <w:t>Viewing the Data</w:t>
            </w:r>
            <w:r w:rsidR="00D805FD">
              <w:rPr>
                <w:noProof/>
                <w:webHidden/>
              </w:rPr>
              <w:tab/>
            </w:r>
            <w:r w:rsidR="00D805FD">
              <w:rPr>
                <w:noProof/>
                <w:webHidden/>
              </w:rPr>
              <w:fldChar w:fldCharType="begin"/>
            </w:r>
            <w:r w:rsidR="00D805FD">
              <w:rPr>
                <w:noProof/>
                <w:webHidden/>
              </w:rPr>
              <w:instrText xml:space="preserve"> PAGEREF _Toc70196390 \h </w:instrText>
            </w:r>
            <w:r w:rsidR="00D805FD">
              <w:rPr>
                <w:noProof/>
                <w:webHidden/>
              </w:rPr>
            </w:r>
            <w:r w:rsidR="00D805FD">
              <w:rPr>
                <w:noProof/>
                <w:webHidden/>
              </w:rPr>
              <w:fldChar w:fldCharType="separate"/>
            </w:r>
            <w:r w:rsidR="00D805FD">
              <w:rPr>
                <w:noProof/>
                <w:webHidden/>
              </w:rPr>
              <w:t>22</w:t>
            </w:r>
            <w:r w:rsidR="00D805FD">
              <w:rPr>
                <w:noProof/>
                <w:webHidden/>
              </w:rPr>
              <w:fldChar w:fldCharType="end"/>
            </w:r>
          </w:hyperlink>
        </w:p>
        <w:p w14:paraId="1342229F" w14:textId="1F97EF75" w:rsidR="00D805FD" w:rsidRDefault="001903B8">
          <w:pPr>
            <w:pStyle w:val="TOC1"/>
            <w:tabs>
              <w:tab w:val="right" w:leader="dot" w:pos="9350"/>
            </w:tabs>
            <w:rPr>
              <w:rFonts w:eastAsiaTheme="minorEastAsia"/>
              <w:noProof/>
            </w:rPr>
          </w:pPr>
          <w:hyperlink w:anchor="_Toc70196391" w:history="1">
            <w:r w:rsidR="00D805FD" w:rsidRPr="006E0BE4">
              <w:rPr>
                <w:rStyle w:val="Hyperlink"/>
                <w:noProof/>
              </w:rPr>
              <w:t>Lambda Functions</w:t>
            </w:r>
            <w:r w:rsidR="00D805FD">
              <w:rPr>
                <w:noProof/>
                <w:webHidden/>
              </w:rPr>
              <w:tab/>
            </w:r>
            <w:r w:rsidR="00D805FD">
              <w:rPr>
                <w:noProof/>
                <w:webHidden/>
              </w:rPr>
              <w:fldChar w:fldCharType="begin"/>
            </w:r>
            <w:r w:rsidR="00D805FD">
              <w:rPr>
                <w:noProof/>
                <w:webHidden/>
              </w:rPr>
              <w:instrText xml:space="preserve"> PAGEREF _Toc70196391 \h </w:instrText>
            </w:r>
            <w:r w:rsidR="00D805FD">
              <w:rPr>
                <w:noProof/>
                <w:webHidden/>
              </w:rPr>
            </w:r>
            <w:r w:rsidR="00D805FD">
              <w:rPr>
                <w:noProof/>
                <w:webHidden/>
              </w:rPr>
              <w:fldChar w:fldCharType="separate"/>
            </w:r>
            <w:r w:rsidR="00D805FD">
              <w:rPr>
                <w:noProof/>
                <w:webHidden/>
              </w:rPr>
              <w:t>23</w:t>
            </w:r>
            <w:r w:rsidR="00D805FD">
              <w:rPr>
                <w:noProof/>
                <w:webHidden/>
              </w:rPr>
              <w:fldChar w:fldCharType="end"/>
            </w:r>
          </w:hyperlink>
        </w:p>
        <w:p w14:paraId="6B36E701" w14:textId="43872662" w:rsidR="00D805FD" w:rsidRDefault="001903B8">
          <w:pPr>
            <w:pStyle w:val="TOC2"/>
            <w:tabs>
              <w:tab w:val="right" w:leader="dot" w:pos="9350"/>
            </w:tabs>
            <w:rPr>
              <w:rFonts w:eastAsiaTheme="minorEastAsia"/>
              <w:noProof/>
            </w:rPr>
          </w:pPr>
          <w:hyperlink w:anchor="_Toc70196392" w:history="1">
            <w:r w:rsidR="00D805FD" w:rsidRPr="006E0BE4">
              <w:rPr>
                <w:rStyle w:val="Hyperlink"/>
                <w:noProof/>
              </w:rPr>
              <w:t>Amazon Chalice</w:t>
            </w:r>
            <w:r w:rsidR="00D805FD">
              <w:rPr>
                <w:noProof/>
                <w:webHidden/>
              </w:rPr>
              <w:tab/>
            </w:r>
            <w:r w:rsidR="00D805FD">
              <w:rPr>
                <w:noProof/>
                <w:webHidden/>
              </w:rPr>
              <w:fldChar w:fldCharType="begin"/>
            </w:r>
            <w:r w:rsidR="00D805FD">
              <w:rPr>
                <w:noProof/>
                <w:webHidden/>
              </w:rPr>
              <w:instrText xml:space="preserve"> PAGEREF _Toc70196392 \h </w:instrText>
            </w:r>
            <w:r w:rsidR="00D805FD">
              <w:rPr>
                <w:noProof/>
                <w:webHidden/>
              </w:rPr>
            </w:r>
            <w:r w:rsidR="00D805FD">
              <w:rPr>
                <w:noProof/>
                <w:webHidden/>
              </w:rPr>
              <w:fldChar w:fldCharType="separate"/>
            </w:r>
            <w:r w:rsidR="00D805FD">
              <w:rPr>
                <w:noProof/>
                <w:webHidden/>
              </w:rPr>
              <w:t>23</w:t>
            </w:r>
            <w:r w:rsidR="00D805FD">
              <w:rPr>
                <w:noProof/>
                <w:webHidden/>
              </w:rPr>
              <w:fldChar w:fldCharType="end"/>
            </w:r>
          </w:hyperlink>
        </w:p>
        <w:p w14:paraId="344908E0" w14:textId="210B4220" w:rsidR="00D805FD" w:rsidRDefault="001903B8">
          <w:pPr>
            <w:pStyle w:val="TOC2"/>
            <w:tabs>
              <w:tab w:val="right" w:leader="dot" w:pos="9350"/>
            </w:tabs>
            <w:rPr>
              <w:rFonts w:eastAsiaTheme="minorEastAsia"/>
              <w:noProof/>
            </w:rPr>
          </w:pPr>
          <w:hyperlink w:anchor="_Toc70196393" w:history="1">
            <w:r w:rsidR="00D805FD" w:rsidRPr="006E0BE4">
              <w:rPr>
                <w:rStyle w:val="Hyperlink"/>
                <w:noProof/>
              </w:rPr>
              <w:t>Data Cleaning</w:t>
            </w:r>
            <w:r w:rsidR="00D805FD">
              <w:rPr>
                <w:noProof/>
                <w:webHidden/>
              </w:rPr>
              <w:tab/>
            </w:r>
            <w:r w:rsidR="00D805FD">
              <w:rPr>
                <w:noProof/>
                <w:webHidden/>
              </w:rPr>
              <w:fldChar w:fldCharType="begin"/>
            </w:r>
            <w:r w:rsidR="00D805FD">
              <w:rPr>
                <w:noProof/>
                <w:webHidden/>
              </w:rPr>
              <w:instrText xml:space="preserve"> PAGEREF _Toc70196393 \h </w:instrText>
            </w:r>
            <w:r w:rsidR="00D805FD">
              <w:rPr>
                <w:noProof/>
                <w:webHidden/>
              </w:rPr>
            </w:r>
            <w:r w:rsidR="00D805FD">
              <w:rPr>
                <w:noProof/>
                <w:webHidden/>
              </w:rPr>
              <w:fldChar w:fldCharType="separate"/>
            </w:r>
            <w:r w:rsidR="00D805FD">
              <w:rPr>
                <w:noProof/>
                <w:webHidden/>
              </w:rPr>
              <w:t>27</w:t>
            </w:r>
            <w:r w:rsidR="00D805FD">
              <w:rPr>
                <w:noProof/>
                <w:webHidden/>
              </w:rPr>
              <w:fldChar w:fldCharType="end"/>
            </w:r>
          </w:hyperlink>
        </w:p>
        <w:p w14:paraId="70E6486C" w14:textId="0FBCF0B2" w:rsidR="00D805FD" w:rsidRDefault="001903B8">
          <w:pPr>
            <w:pStyle w:val="TOC2"/>
            <w:tabs>
              <w:tab w:val="right" w:leader="dot" w:pos="9350"/>
            </w:tabs>
            <w:rPr>
              <w:rFonts w:eastAsiaTheme="minorEastAsia"/>
              <w:noProof/>
            </w:rPr>
          </w:pPr>
          <w:hyperlink w:anchor="_Toc70196394" w:history="1">
            <w:r w:rsidR="00D805FD" w:rsidRPr="006E0BE4">
              <w:rPr>
                <w:rStyle w:val="Hyperlink"/>
                <w:noProof/>
              </w:rPr>
              <w:t>Database Update</w:t>
            </w:r>
            <w:r w:rsidR="00D805FD">
              <w:rPr>
                <w:noProof/>
                <w:webHidden/>
              </w:rPr>
              <w:tab/>
            </w:r>
            <w:r w:rsidR="00D805FD">
              <w:rPr>
                <w:noProof/>
                <w:webHidden/>
              </w:rPr>
              <w:fldChar w:fldCharType="begin"/>
            </w:r>
            <w:r w:rsidR="00D805FD">
              <w:rPr>
                <w:noProof/>
                <w:webHidden/>
              </w:rPr>
              <w:instrText xml:space="preserve"> PAGEREF _Toc70196394 \h </w:instrText>
            </w:r>
            <w:r w:rsidR="00D805FD">
              <w:rPr>
                <w:noProof/>
                <w:webHidden/>
              </w:rPr>
            </w:r>
            <w:r w:rsidR="00D805FD">
              <w:rPr>
                <w:noProof/>
                <w:webHidden/>
              </w:rPr>
              <w:fldChar w:fldCharType="separate"/>
            </w:r>
            <w:r w:rsidR="00D805FD">
              <w:rPr>
                <w:noProof/>
                <w:webHidden/>
              </w:rPr>
              <w:t>28</w:t>
            </w:r>
            <w:r w:rsidR="00D805FD">
              <w:rPr>
                <w:noProof/>
                <w:webHidden/>
              </w:rPr>
              <w:fldChar w:fldCharType="end"/>
            </w:r>
          </w:hyperlink>
        </w:p>
        <w:p w14:paraId="4D754946" w14:textId="51CA1E5B" w:rsidR="00D805FD" w:rsidRDefault="001903B8">
          <w:pPr>
            <w:pStyle w:val="TOC1"/>
            <w:tabs>
              <w:tab w:val="right" w:leader="dot" w:pos="9350"/>
            </w:tabs>
            <w:rPr>
              <w:rFonts w:eastAsiaTheme="minorEastAsia"/>
              <w:noProof/>
            </w:rPr>
          </w:pPr>
          <w:hyperlink w:anchor="_Toc70196395" w:history="1">
            <w:r w:rsidR="00D805FD" w:rsidRPr="006E0BE4">
              <w:rPr>
                <w:rStyle w:val="Hyperlink"/>
                <w:noProof/>
              </w:rPr>
              <w:t>API Interface</w:t>
            </w:r>
            <w:r w:rsidR="00D805FD">
              <w:rPr>
                <w:noProof/>
                <w:webHidden/>
              </w:rPr>
              <w:tab/>
            </w:r>
            <w:r w:rsidR="00D805FD">
              <w:rPr>
                <w:noProof/>
                <w:webHidden/>
              </w:rPr>
              <w:fldChar w:fldCharType="begin"/>
            </w:r>
            <w:r w:rsidR="00D805FD">
              <w:rPr>
                <w:noProof/>
                <w:webHidden/>
              </w:rPr>
              <w:instrText xml:space="preserve"> PAGEREF _Toc70196395 \h </w:instrText>
            </w:r>
            <w:r w:rsidR="00D805FD">
              <w:rPr>
                <w:noProof/>
                <w:webHidden/>
              </w:rPr>
            </w:r>
            <w:r w:rsidR="00D805FD">
              <w:rPr>
                <w:noProof/>
                <w:webHidden/>
              </w:rPr>
              <w:fldChar w:fldCharType="separate"/>
            </w:r>
            <w:r w:rsidR="00D805FD">
              <w:rPr>
                <w:noProof/>
                <w:webHidden/>
              </w:rPr>
              <w:t>31</w:t>
            </w:r>
            <w:r w:rsidR="00D805FD">
              <w:rPr>
                <w:noProof/>
                <w:webHidden/>
              </w:rPr>
              <w:fldChar w:fldCharType="end"/>
            </w:r>
          </w:hyperlink>
        </w:p>
        <w:p w14:paraId="2788EDF4" w14:textId="5271655E" w:rsidR="00D805FD" w:rsidRDefault="001903B8">
          <w:pPr>
            <w:pStyle w:val="TOC2"/>
            <w:tabs>
              <w:tab w:val="right" w:leader="dot" w:pos="9350"/>
            </w:tabs>
            <w:rPr>
              <w:rFonts w:eastAsiaTheme="minorEastAsia"/>
              <w:noProof/>
            </w:rPr>
          </w:pPr>
          <w:hyperlink w:anchor="_Toc70196396" w:history="1">
            <w:r w:rsidR="00D805FD" w:rsidRPr="006E0BE4">
              <w:rPr>
                <w:rStyle w:val="Hyperlink"/>
                <w:noProof/>
              </w:rPr>
              <w:t>Query Generator</w:t>
            </w:r>
            <w:r w:rsidR="00D805FD">
              <w:rPr>
                <w:noProof/>
                <w:webHidden/>
              </w:rPr>
              <w:tab/>
            </w:r>
            <w:r w:rsidR="00D805FD">
              <w:rPr>
                <w:noProof/>
                <w:webHidden/>
              </w:rPr>
              <w:fldChar w:fldCharType="begin"/>
            </w:r>
            <w:r w:rsidR="00D805FD">
              <w:rPr>
                <w:noProof/>
                <w:webHidden/>
              </w:rPr>
              <w:instrText xml:space="preserve"> PAGEREF _Toc70196396 \h </w:instrText>
            </w:r>
            <w:r w:rsidR="00D805FD">
              <w:rPr>
                <w:noProof/>
                <w:webHidden/>
              </w:rPr>
            </w:r>
            <w:r w:rsidR="00D805FD">
              <w:rPr>
                <w:noProof/>
                <w:webHidden/>
              </w:rPr>
              <w:fldChar w:fldCharType="separate"/>
            </w:r>
            <w:r w:rsidR="00D805FD">
              <w:rPr>
                <w:noProof/>
                <w:webHidden/>
              </w:rPr>
              <w:t>31</w:t>
            </w:r>
            <w:r w:rsidR="00D805FD">
              <w:rPr>
                <w:noProof/>
                <w:webHidden/>
              </w:rPr>
              <w:fldChar w:fldCharType="end"/>
            </w:r>
          </w:hyperlink>
        </w:p>
        <w:p w14:paraId="4B1D7638" w14:textId="5FC9DFF1" w:rsidR="00D805FD" w:rsidRDefault="001903B8">
          <w:pPr>
            <w:pStyle w:val="TOC2"/>
            <w:tabs>
              <w:tab w:val="right" w:leader="dot" w:pos="9350"/>
            </w:tabs>
            <w:rPr>
              <w:rFonts w:eastAsiaTheme="minorEastAsia"/>
              <w:noProof/>
            </w:rPr>
          </w:pPr>
          <w:hyperlink w:anchor="_Toc70196397" w:history="1">
            <w:r w:rsidR="00D805FD" w:rsidRPr="006E0BE4">
              <w:rPr>
                <w:rStyle w:val="Hyperlink"/>
                <w:noProof/>
              </w:rPr>
              <w:t>API Gateway</w:t>
            </w:r>
            <w:r w:rsidR="00D805FD">
              <w:rPr>
                <w:noProof/>
                <w:webHidden/>
              </w:rPr>
              <w:tab/>
            </w:r>
            <w:r w:rsidR="00D805FD">
              <w:rPr>
                <w:noProof/>
                <w:webHidden/>
              </w:rPr>
              <w:fldChar w:fldCharType="begin"/>
            </w:r>
            <w:r w:rsidR="00D805FD">
              <w:rPr>
                <w:noProof/>
                <w:webHidden/>
              </w:rPr>
              <w:instrText xml:space="preserve"> PAGEREF _Toc70196397 \h </w:instrText>
            </w:r>
            <w:r w:rsidR="00D805FD">
              <w:rPr>
                <w:noProof/>
                <w:webHidden/>
              </w:rPr>
            </w:r>
            <w:r w:rsidR="00D805FD">
              <w:rPr>
                <w:noProof/>
                <w:webHidden/>
              </w:rPr>
              <w:fldChar w:fldCharType="separate"/>
            </w:r>
            <w:r w:rsidR="00D805FD">
              <w:rPr>
                <w:noProof/>
                <w:webHidden/>
              </w:rPr>
              <w:t>32</w:t>
            </w:r>
            <w:r w:rsidR="00D805FD">
              <w:rPr>
                <w:noProof/>
                <w:webHidden/>
              </w:rPr>
              <w:fldChar w:fldCharType="end"/>
            </w:r>
          </w:hyperlink>
        </w:p>
        <w:p w14:paraId="444D0E3F" w14:textId="4BFC286D" w:rsidR="00D805FD" w:rsidRDefault="001903B8">
          <w:pPr>
            <w:pStyle w:val="TOC2"/>
            <w:tabs>
              <w:tab w:val="right" w:leader="dot" w:pos="9350"/>
            </w:tabs>
            <w:rPr>
              <w:rFonts w:eastAsiaTheme="minorEastAsia"/>
              <w:noProof/>
            </w:rPr>
          </w:pPr>
          <w:hyperlink w:anchor="_Toc70196398" w:history="1">
            <w:r w:rsidR="00D805FD" w:rsidRPr="006E0BE4">
              <w:rPr>
                <w:rStyle w:val="Hyperlink"/>
                <w:noProof/>
              </w:rPr>
              <w:t>Web-Facing Query &amp; Tracker Page</w:t>
            </w:r>
            <w:r w:rsidR="00D805FD">
              <w:rPr>
                <w:noProof/>
                <w:webHidden/>
              </w:rPr>
              <w:tab/>
            </w:r>
            <w:r w:rsidR="00D805FD">
              <w:rPr>
                <w:noProof/>
                <w:webHidden/>
              </w:rPr>
              <w:fldChar w:fldCharType="begin"/>
            </w:r>
            <w:r w:rsidR="00D805FD">
              <w:rPr>
                <w:noProof/>
                <w:webHidden/>
              </w:rPr>
              <w:instrText xml:space="preserve"> PAGEREF _Toc70196398 \h </w:instrText>
            </w:r>
            <w:r w:rsidR="00D805FD">
              <w:rPr>
                <w:noProof/>
                <w:webHidden/>
              </w:rPr>
            </w:r>
            <w:r w:rsidR="00D805FD">
              <w:rPr>
                <w:noProof/>
                <w:webHidden/>
              </w:rPr>
              <w:fldChar w:fldCharType="separate"/>
            </w:r>
            <w:r w:rsidR="00D805FD">
              <w:rPr>
                <w:noProof/>
                <w:webHidden/>
              </w:rPr>
              <w:t>32</w:t>
            </w:r>
            <w:r w:rsidR="00D805FD">
              <w:rPr>
                <w:noProof/>
                <w:webHidden/>
              </w:rPr>
              <w:fldChar w:fldCharType="end"/>
            </w:r>
          </w:hyperlink>
        </w:p>
        <w:p w14:paraId="5B2860CD" w14:textId="44C29C8A" w:rsidR="00D805FD" w:rsidRDefault="001903B8">
          <w:pPr>
            <w:pStyle w:val="TOC1"/>
            <w:tabs>
              <w:tab w:val="right" w:leader="dot" w:pos="9350"/>
            </w:tabs>
            <w:rPr>
              <w:rFonts w:eastAsiaTheme="minorEastAsia"/>
              <w:noProof/>
            </w:rPr>
          </w:pPr>
          <w:hyperlink w:anchor="_Toc70196399" w:history="1">
            <w:r w:rsidR="00D805FD" w:rsidRPr="006E0BE4">
              <w:rPr>
                <w:rStyle w:val="Hyperlink"/>
                <w:noProof/>
              </w:rPr>
              <w:t>Participant Tracker</w:t>
            </w:r>
            <w:r w:rsidR="00D805FD">
              <w:rPr>
                <w:noProof/>
                <w:webHidden/>
              </w:rPr>
              <w:tab/>
            </w:r>
            <w:r w:rsidR="00D805FD">
              <w:rPr>
                <w:noProof/>
                <w:webHidden/>
              </w:rPr>
              <w:fldChar w:fldCharType="begin"/>
            </w:r>
            <w:r w:rsidR="00D805FD">
              <w:rPr>
                <w:noProof/>
                <w:webHidden/>
              </w:rPr>
              <w:instrText xml:space="preserve"> PAGEREF _Toc70196399 \h </w:instrText>
            </w:r>
            <w:r w:rsidR="00D805FD">
              <w:rPr>
                <w:noProof/>
                <w:webHidden/>
              </w:rPr>
            </w:r>
            <w:r w:rsidR="00D805FD">
              <w:rPr>
                <w:noProof/>
                <w:webHidden/>
              </w:rPr>
              <w:fldChar w:fldCharType="separate"/>
            </w:r>
            <w:r w:rsidR="00D805FD">
              <w:rPr>
                <w:noProof/>
                <w:webHidden/>
              </w:rPr>
              <w:t>34</w:t>
            </w:r>
            <w:r w:rsidR="00D805FD">
              <w:rPr>
                <w:noProof/>
                <w:webHidden/>
              </w:rPr>
              <w:fldChar w:fldCharType="end"/>
            </w:r>
          </w:hyperlink>
        </w:p>
        <w:p w14:paraId="3716711D" w14:textId="1C63765C" w:rsidR="00D805FD" w:rsidRDefault="001903B8">
          <w:pPr>
            <w:pStyle w:val="TOC2"/>
            <w:tabs>
              <w:tab w:val="right" w:leader="dot" w:pos="9350"/>
            </w:tabs>
            <w:rPr>
              <w:rFonts w:eastAsiaTheme="minorEastAsia"/>
              <w:noProof/>
            </w:rPr>
          </w:pPr>
          <w:hyperlink w:anchor="_Toc70196400" w:history="1">
            <w:r w:rsidR="00D805FD" w:rsidRPr="006E0BE4">
              <w:rPr>
                <w:rStyle w:val="Hyperlink"/>
                <w:noProof/>
              </w:rPr>
              <w:t>Updating the Table</w:t>
            </w:r>
            <w:r w:rsidR="00D805FD">
              <w:rPr>
                <w:noProof/>
                <w:webHidden/>
              </w:rPr>
              <w:tab/>
            </w:r>
            <w:r w:rsidR="00D805FD">
              <w:rPr>
                <w:noProof/>
                <w:webHidden/>
              </w:rPr>
              <w:fldChar w:fldCharType="begin"/>
            </w:r>
            <w:r w:rsidR="00D805FD">
              <w:rPr>
                <w:noProof/>
                <w:webHidden/>
              </w:rPr>
              <w:instrText xml:space="preserve"> PAGEREF _Toc70196400 \h </w:instrText>
            </w:r>
            <w:r w:rsidR="00D805FD">
              <w:rPr>
                <w:noProof/>
                <w:webHidden/>
              </w:rPr>
            </w:r>
            <w:r w:rsidR="00D805FD">
              <w:rPr>
                <w:noProof/>
                <w:webHidden/>
              </w:rPr>
              <w:fldChar w:fldCharType="separate"/>
            </w:r>
            <w:r w:rsidR="00D805FD">
              <w:rPr>
                <w:noProof/>
                <w:webHidden/>
              </w:rPr>
              <w:t>34</w:t>
            </w:r>
            <w:r w:rsidR="00D805FD">
              <w:rPr>
                <w:noProof/>
                <w:webHidden/>
              </w:rPr>
              <w:fldChar w:fldCharType="end"/>
            </w:r>
          </w:hyperlink>
        </w:p>
        <w:p w14:paraId="72FE3ACD" w14:textId="4097C172" w:rsidR="00D805FD" w:rsidRDefault="001903B8">
          <w:pPr>
            <w:pStyle w:val="TOC1"/>
            <w:tabs>
              <w:tab w:val="right" w:leader="dot" w:pos="9350"/>
            </w:tabs>
            <w:rPr>
              <w:rFonts w:eastAsiaTheme="minorEastAsia"/>
              <w:noProof/>
            </w:rPr>
          </w:pPr>
          <w:hyperlink w:anchor="_Toc70196401" w:history="1">
            <w:r w:rsidR="00D805FD" w:rsidRPr="006E0BE4">
              <w:rPr>
                <w:rStyle w:val="Hyperlink"/>
                <w:noProof/>
              </w:rPr>
              <w:t>Transcript Data</w:t>
            </w:r>
            <w:r w:rsidR="00D805FD">
              <w:rPr>
                <w:noProof/>
                <w:webHidden/>
              </w:rPr>
              <w:tab/>
            </w:r>
            <w:r w:rsidR="00D805FD">
              <w:rPr>
                <w:noProof/>
                <w:webHidden/>
              </w:rPr>
              <w:fldChar w:fldCharType="begin"/>
            </w:r>
            <w:r w:rsidR="00D805FD">
              <w:rPr>
                <w:noProof/>
                <w:webHidden/>
              </w:rPr>
              <w:instrText xml:space="preserve"> PAGEREF _Toc70196401 \h </w:instrText>
            </w:r>
            <w:r w:rsidR="00D805FD">
              <w:rPr>
                <w:noProof/>
                <w:webHidden/>
              </w:rPr>
            </w:r>
            <w:r w:rsidR="00D805FD">
              <w:rPr>
                <w:noProof/>
                <w:webHidden/>
              </w:rPr>
              <w:fldChar w:fldCharType="separate"/>
            </w:r>
            <w:r w:rsidR="00D805FD">
              <w:rPr>
                <w:noProof/>
                <w:webHidden/>
              </w:rPr>
              <w:t>36</w:t>
            </w:r>
            <w:r w:rsidR="00D805FD">
              <w:rPr>
                <w:noProof/>
                <w:webHidden/>
              </w:rPr>
              <w:fldChar w:fldCharType="end"/>
            </w:r>
          </w:hyperlink>
        </w:p>
        <w:p w14:paraId="1E22BF70" w14:textId="73E404D9" w:rsidR="00D805FD" w:rsidRDefault="001903B8">
          <w:pPr>
            <w:pStyle w:val="TOC1"/>
            <w:tabs>
              <w:tab w:val="right" w:leader="dot" w:pos="9350"/>
            </w:tabs>
            <w:rPr>
              <w:rFonts w:eastAsiaTheme="minorEastAsia"/>
              <w:noProof/>
            </w:rPr>
          </w:pPr>
          <w:hyperlink w:anchor="_Toc70196402" w:history="1">
            <w:r w:rsidR="00D805FD" w:rsidRPr="006E0BE4">
              <w:rPr>
                <w:rStyle w:val="Hyperlink"/>
                <w:noProof/>
              </w:rPr>
              <w:t>Appendix A</w:t>
            </w:r>
            <w:r w:rsidR="00D805FD">
              <w:rPr>
                <w:noProof/>
                <w:webHidden/>
              </w:rPr>
              <w:tab/>
            </w:r>
            <w:r w:rsidR="00D805FD">
              <w:rPr>
                <w:noProof/>
                <w:webHidden/>
              </w:rPr>
              <w:fldChar w:fldCharType="begin"/>
            </w:r>
            <w:r w:rsidR="00D805FD">
              <w:rPr>
                <w:noProof/>
                <w:webHidden/>
              </w:rPr>
              <w:instrText xml:space="preserve"> PAGEREF _Toc70196402 \h </w:instrText>
            </w:r>
            <w:r w:rsidR="00D805FD">
              <w:rPr>
                <w:noProof/>
                <w:webHidden/>
              </w:rPr>
            </w:r>
            <w:r w:rsidR="00D805FD">
              <w:rPr>
                <w:noProof/>
                <w:webHidden/>
              </w:rPr>
              <w:fldChar w:fldCharType="separate"/>
            </w:r>
            <w:r w:rsidR="00D805FD">
              <w:rPr>
                <w:noProof/>
                <w:webHidden/>
              </w:rPr>
              <w:t>38</w:t>
            </w:r>
            <w:r w:rsidR="00D805FD">
              <w:rPr>
                <w:noProof/>
                <w:webHidden/>
              </w:rPr>
              <w:fldChar w:fldCharType="end"/>
            </w:r>
          </w:hyperlink>
        </w:p>
        <w:p w14:paraId="3616F3FF" w14:textId="220643FB" w:rsidR="00D805FD" w:rsidRDefault="001903B8">
          <w:pPr>
            <w:pStyle w:val="TOC1"/>
            <w:tabs>
              <w:tab w:val="right" w:leader="dot" w:pos="9350"/>
            </w:tabs>
            <w:rPr>
              <w:rFonts w:eastAsiaTheme="minorEastAsia"/>
              <w:noProof/>
            </w:rPr>
          </w:pPr>
          <w:hyperlink w:anchor="_Toc70196403" w:history="1">
            <w:r w:rsidR="00D805FD" w:rsidRPr="006E0BE4">
              <w:rPr>
                <w:rStyle w:val="Hyperlink"/>
                <w:noProof/>
              </w:rPr>
              <w:t>Appendix B</w:t>
            </w:r>
            <w:r w:rsidR="00D805FD">
              <w:rPr>
                <w:noProof/>
                <w:webHidden/>
              </w:rPr>
              <w:tab/>
            </w:r>
            <w:r w:rsidR="00D805FD">
              <w:rPr>
                <w:noProof/>
                <w:webHidden/>
              </w:rPr>
              <w:fldChar w:fldCharType="begin"/>
            </w:r>
            <w:r w:rsidR="00D805FD">
              <w:rPr>
                <w:noProof/>
                <w:webHidden/>
              </w:rPr>
              <w:instrText xml:space="preserve"> PAGEREF _Toc70196403 \h </w:instrText>
            </w:r>
            <w:r w:rsidR="00D805FD">
              <w:rPr>
                <w:noProof/>
                <w:webHidden/>
              </w:rPr>
            </w:r>
            <w:r w:rsidR="00D805FD">
              <w:rPr>
                <w:noProof/>
                <w:webHidden/>
              </w:rPr>
              <w:fldChar w:fldCharType="separate"/>
            </w:r>
            <w:r w:rsidR="00D805FD">
              <w:rPr>
                <w:noProof/>
                <w:webHidden/>
              </w:rPr>
              <w:t>40</w:t>
            </w:r>
            <w:r w:rsidR="00D805FD">
              <w:rPr>
                <w:noProof/>
                <w:webHidden/>
              </w:rPr>
              <w:fldChar w:fldCharType="end"/>
            </w:r>
          </w:hyperlink>
        </w:p>
        <w:p w14:paraId="299B3BFB" w14:textId="12E122F4" w:rsidR="00D805FD" w:rsidRDefault="001903B8">
          <w:pPr>
            <w:pStyle w:val="TOC1"/>
            <w:tabs>
              <w:tab w:val="right" w:leader="dot" w:pos="9350"/>
            </w:tabs>
            <w:rPr>
              <w:rFonts w:eastAsiaTheme="minorEastAsia"/>
              <w:noProof/>
            </w:rPr>
          </w:pPr>
          <w:hyperlink w:anchor="_Toc70196404" w:history="1">
            <w:r w:rsidR="00D805FD" w:rsidRPr="006E0BE4">
              <w:rPr>
                <w:rStyle w:val="Hyperlink"/>
                <w:noProof/>
              </w:rPr>
              <w:t>Appendix C</w:t>
            </w:r>
            <w:r w:rsidR="00D805FD">
              <w:rPr>
                <w:noProof/>
                <w:webHidden/>
              </w:rPr>
              <w:tab/>
            </w:r>
            <w:r w:rsidR="00D805FD">
              <w:rPr>
                <w:noProof/>
                <w:webHidden/>
              </w:rPr>
              <w:fldChar w:fldCharType="begin"/>
            </w:r>
            <w:r w:rsidR="00D805FD">
              <w:rPr>
                <w:noProof/>
                <w:webHidden/>
              </w:rPr>
              <w:instrText xml:space="preserve"> PAGEREF _Toc70196404 \h </w:instrText>
            </w:r>
            <w:r w:rsidR="00D805FD">
              <w:rPr>
                <w:noProof/>
                <w:webHidden/>
              </w:rPr>
            </w:r>
            <w:r w:rsidR="00D805FD">
              <w:rPr>
                <w:noProof/>
                <w:webHidden/>
              </w:rPr>
              <w:fldChar w:fldCharType="separate"/>
            </w:r>
            <w:r w:rsidR="00D805FD">
              <w:rPr>
                <w:noProof/>
                <w:webHidden/>
              </w:rPr>
              <w:t>42</w:t>
            </w:r>
            <w:r w:rsidR="00D805FD">
              <w:rPr>
                <w:noProof/>
                <w:webHidden/>
              </w:rPr>
              <w:fldChar w:fldCharType="end"/>
            </w:r>
          </w:hyperlink>
        </w:p>
        <w:p w14:paraId="48695124" w14:textId="4358C474" w:rsidR="00015BA9" w:rsidRDefault="00015BA9">
          <w:pPr>
            <w:rPr>
              <w:b/>
              <w:bCs/>
              <w:noProof/>
            </w:rPr>
          </w:pPr>
          <w:r>
            <w:rPr>
              <w:b/>
              <w:bCs/>
              <w:noProof/>
            </w:rPr>
            <w:fldChar w:fldCharType="end"/>
          </w:r>
        </w:p>
      </w:sdtContent>
    </w:sdt>
    <w:p w14:paraId="3C51D248" w14:textId="6848B58A" w:rsidR="00015BA9" w:rsidRPr="00015BA9" w:rsidRDefault="00015BA9">
      <w:r>
        <w:rPr>
          <w:b/>
          <w:bCs/>
          <w:sz w:val="36"/>
          <w:szCs w:val="36"/>
        </w:rPr>
        <w:br w:type="page"/>
      </w:r>
    </w:p>
    <w:p w14:paraId="34730E36" w14:textId="011F42AC" w:rsidR="002A4845" w:rsidRPr="0095586D" w:rsidRDefault="009E1007" w:rsidP="0095586D">
      <w:pPr>
        <w:pStyle w:val="Heading1"/>
      </w:pPr>
      <w:bookmarkStart w:id="1" w:name="_Toc70196377"/>
      <w:commentRangeStart w:id="2"/>
      <w:r w:rsidRPr="0095586D">
        <w:t>Introduction</w:t>
      </w:r>
      <w:commentRangeEnd w:id="2"/>
      <w:r w:rsidR="007D0B27">
        <w:rPr>
          <w:rStyle w:val="CommentReference"/>
          <w:rFonts w:asciiTheme="minorHAnsi" w:eastAsiaTheme="minorHAnsi" w:hAnsiTheme="minorHAnsi" w:cstheme="minorBidi"/>
          <w:color w:val="auto"/>
        </w:rPr>
        <w:commentReference w:id="2"/>
      </w:r>
      <w:bookmarkEnd w:id="1"/>
    </w:p>
    <w:p w14:paraId="274D787F" w14:textId="62145E37" w:rsidR="00A12510" w:rsidRDefault="00A12510" w:rsidP="00A12510"/>
    <w:p w14:paraId="1EF78F77" w14:textId="1E0583B8" w:rsidR="0095586D" w:rsidRDefault="00635953">
      <w:pPr>
        <w:rPr>
          <w:rFonts w:ascii="Times New Roman" w:hAnsi="Times New Roman" w:cs="Times New Roman"/>
        </w:rPr>
      </w:pPr>
      <w:r>
        <w:rPr>
          <w:rFonts w:ascii="Times New Roman" w:hAnsi="Times New Roman" w:cs="Times New Roman"/>
        </w:rPr>
        <w:t xml:space="preserve">This document was created by </w:t>
      </w:r>
      <w:r w:rsidR="00966605">
        <w:rPr>
          <w:rFonts w:ascii="Times New Roman" w:hAnsi="Times New Roman" w:cs="Times New Roman"/>
        </w:rPr>
        <w:t xml:space="preserve">a School of Data Science </w:t>
      </w:r>
      <w:r w:rsidR="00FF132E">
        <w:rPr>
          <w:rFonts w:ascii="Times New Roman" w:hAnsi="Times New Roman" w:cs="Times New Roman"/>
        </w:rPr>
        <w:t xml:space="preserve">Class of 2021 </w:t>
      </w:r>
      <w:r w:rsidR="0052710E">
        <w:rPr>
          <w:rFonts w:ascii="Times New Roman" w:hAnsi="Times New Roman" w:cs="Times New Roman"/>
        </w:rPr>
        <w:t xml:space="preserve">Capstone Team </w:t>
      </w:r>
      <w:r w:rsidR="00FF132E">
        <w:rPr>
          <w:rFonts w:ascii="Times New Roman" w:hAnsi="Times New Roman" w:cs="Times New Roman"/>
        </w:rPr>
        <w:t xml:space="preserve">at the University of Virginia that partnered with the Collaboratory Replication Lab. </w:t>
      </w:r>
      <w:r w:rsidR="004B26DF">
        <w:rPr>
          <w:rFonts w:ascii="Times New Roman" w:hAnsi="Times New Roman" w:cs="Times New Roman"/>
        </w:rPr>
        <w:t xml:space="preserve">The team members from the School of Data Science are Jordan Machita, Taylor Rohrich, Yiran Zheng, and Yusheng Jiang. </w:t>
      </w:r>
      <w:r w:rsidR="00E51767">
        <w:rPr>
          <w:rFonts w:ascii="Times New Roman" w:hAnsi="Times New Roman" w:cs="Times New Roman"/>
        </w:rPr>
        <w:t xml:space="preserve">More information about the Collaboratory Replication Lab can be found </w:t>
      </w:r>
      <w:hyperlink r:id="rId19" w:history="1">
        <w:r w:rsidR="00E51767" w:rsidRPr="00E51767">
          <w:rPr>
            <w:rStyle w:val="Hyperlink"/>
            <w:rFonts w:ascii="Times New Roman" w:hAnsi="Times New Roman" w:cs="Times New Roman"/>
          </w:rPr>
          <w:t>here</w:t>
        </w:r>
      </w:hyperlink>
      <w:r w:rsidR="00E51767">
        <w:rPr>
          <w:rFonts w:ascii="Times New Roman" w:hAnsi="Times New Roman" w:cs="Times New Roman"/>
        </w:rPr>
        <w:t>.</w:t>
      </w:r>
      <w:r w:rsidR="00CC1B46">
        <w:rPr>
          <w:rFonts w:ascii="Times New Roman" w:hAnsi="Times New Roman" w:cs="Times New Roman"/>
        </w:rPr>
        <w:t xml:space="preserve"> </w:t>
      </w:r>
      <w:r w:rsidR="00817CC1">
        <w:rPr>
          <w:rFonts w:ascii="Times New Roman" w:hAnsi="Times New Roman" w:cs="Times New Roman"/>
        </w:rPr>
        <w:t xml:space="preserve">The purpose of this document is to </w:t>
      </w:r>
      <w:r w:rsidR="0063308F">
        <w:rPr>
          <w:rFonts w:ascii="Times New Roman" w:hAnsi="Times New Roman" w:cs="Times New Roman"/>
        </w:rPr>
        <w:t xml:space="preserve">provide detailed instructions for </w:t>
      </w:r>
      <w:r w:rsidR="00862287">
        <w:rPr>
          <w:rFonts w:ascii="Times New Roman" w:hAnsi="Times New Roman" w:cs="Times New Roman"/>
        </w:rPr>
        <w:t xml:space="preserve">implementing an end-to-end data pipeline in </w:t>
      </w:r>
      <w:r w:rsidR="00836CEF">
        <w:rPr>
          <w:rFonts w:ascii="Times New Roman" w:hAnsi="Times New Roman" w:cs="Times New Roman"/>
        </w:rPr>
        <w:t>Amazon Web Services (</w:t>
      </w:r>
      <w:r w:rsidR="00862287">
        <w:rPr>
          <w:rFonts w:ascii="Times New Roman" w:hAnsi="Times New Roman" w:cs="Times New Roman"/>
        </w:rPr>
        <w:t>AWS</w:t>
      </w:r>
      <w:r w:rsidR="00836CEF">
        <w:rPr>
          <w:rFonts w:ascii="Times New Roman" w:hAnsi="Times New Roman" w:cs="Times New Roman"/>
        </w:rPr>
        <w:t>)</w:t>
      </w:r>
      <w:r w:rsidR="001C3DE2">
        <w:rPr>
          <w:rFonts w:ascii="Times New Roman" w:hAnsi="Times New Roman" w:cs="Times New Roman"/>
        </w:rPr>
        <w:t xml:space="preserve">. These instructions </w:t>
      </w:r>
      <w:r w:rsidR="000764E4">
        <w:rPr>
          <w:rFonts w:ascii="Times New Roman" w:hAnsi="Times New Roman" w:cs="Times New Roman"/>
        </w:rPr>
        <w:t xml:space="preserve">include </w:t>
      </w:r>
      <w:r w:rsidR="00836CEF">
        <w:rPr>
          <w:rFonts w:ascii="Times New Roman" w:hAnsi="Times New Roman" w:cs="Times New Roman"/>
        </w:rPr>
        <w:t xml:space="preserve">how to perform </w:t>
      </w:r>
      <w:r w:rsidR="00776236">
        <w:rPr>
          <w:rFonts w:ascii="Times New Roman" w:hAnsi="Times New Roman" w:cs="Times New Roman"/>
        </w:rPr>
        <w:t>each of the</w:t>
      </w:r>
      <w:r w:rsidR="00836CEF">
        <w:rPr>
          <w:rFonts w:ascii="Times New Roman" w:hAnsi="Times New Roman" w:cs="Times New Roman"/>
        </w:rPr>
        <w:t xml:space="preserve"> necessary steps in AWS</w:t>
      </w:r>
      <w:r w:rsidR="0004125E">
        <w:rPr>
          <w:rFonts w:ascii="Times New Roman" w:hAnsi="Times New Roman" w:cs="Times New Roman"/>
        </w:rPr>
        <w:t xml:space="preserve"> as well as how to tailor the code (written in Python) to the specifications of your data. </w:t>
      </w:r>
      <w:ins w:id="3" w:author="Prijoles, Alexis Azucena (aap5du)" w:date="2021-04-20T17:13:00Z">
        <w:r w:rsidR="00FD11DD" w:rsidRPr="003F2405">
          <w:rPr>
            <w:rFonts w:ascii="Times New Roman" w:hAnsi="Times New Roman" w:cs="Times New Roman"/>
          </w:rPr>
          <w:t>All</w:t>
        </w:r>
      </w:ins>
      <w:r w:rsidR="0060320B">
        <w:rPr>
          <w:rFonts w:ascii="Times New Roman" w:hAnsi="Times New Roman" w:cs="Times New Roman"/>
        </w:rPr>
        <w:t xml:space="preserve"> the </w:t>
      </w:r>
      <w:r w:rsidR="008949B1">
        <w:rPr>
          <w:rFonts w:ascii="Times New Roman" w:hAnsi="Times New Roman" w:cs="Times New Roman"/>
        </w:rPr>
        <w:t xml:space="preserve">code discussed in this document is available at *insert GitHub </w:t>
      </w:r>
      <w:r w:rsidR="00D16976">
        <w:rPr>
          <w:rFonts w:ascii="Times New Roman" w:hAnsi="Times New Roman" w:cs="Times New Roman"/>
        </w:rPr>
        <w:t xml:space="preserve">link </w:t>
      </w:r>
      <w:r w:rsidR="008949B1">
        <w:rPr>
          <w:rFonts w:ascii="Times New Roman" w:hAnsi="Times New Roman" w:cs="Times New Roman"/>
        </w:rPr>
        <w:t xml:space="preserve">here* </w:t>
      </w:r>
      <w:r w:rsidR="00122726">
        <w:rPr>
          <w:rFonts w:ascii="Times New Roman" w:hAnsi="Times New Roman" w:cs="Times New Roman"/>
        </w:rPr>
        <w:t>for you to utilize for your project.</w:t>
      </w:r>
    </w:p>
    <w:p w14:paraId="2F7E3389" w14:textId="1AFF011A" w:rsidR="00122726" w:rsidRDefault="00122726">
      <w:pPr>
        <w:rPr>
          <w:rFonts w:ascii="Times New Roman" w:hAnsi="Times New Roman" w:cs="Times New Roman"/>
        </w:rPr>
      </w:pPr>
    </w:p>
    <w:p w14:paraId="43DA10BF" w14:textId="77777777" w:rsidR="007D0B27" w:rsidRDefault="007D0B27">
      <w:pPr>
        <w:rPr>
          <w:rFonts w:ascii="Times New Roman" w:hAnsi="Times New Roman" w:cs="Times New Roman"/>
        </w:rPr>
      </w:pPr>
    </w:p>
    <w:p w14:paraId="6BA42EA5" w14:textId="5FF6BE1C" w:rsidR="00122726" w:rsidRDefault="00976C78" w:rsidP="00976C78">
      <w:pPr>
        <w:pStyle w:val="Heading1"/>
      </w:pPr>
      <w:bookmarkStart w:id="4" w:name="_Toc70196378"/>
      <w:r>
        <w:t>Background</w:t>
      </w:r>
      <w:r w:rsidR="00080389">
        <w:t xml:space="preserve"> &amp; Design</w:t>
      </w:r>
      <w:bookmarkEnd w:id="4"/>
    </w:p>
    <w:p w14:paraId="08949310" w14:textId="46DA9245" w:rsidR="008A4DD6" w:rsidRDefault="008A4DD6" w:rsidP="00976C78"/>
    <w:p w14:paraId="4A2A4984" w14:textId="64639142" w:rsidR="008A4DD6" w:rsidRPr="00B967DC" w:rsidRDefault="00B967DC" w:rsidP="00976C78">
      <w:pPr>
        <w:rPr>
          <w:ins w:id="5" w:author="Prijoles, Alexis Azucena (aap5du)" w:date="2021-04-20T17:14:00Z"/>
          <w:rFonts w:ascii="Times New Roman" w:hAnsi="Times New Roman" w:cs="Times New Roman"/>
        </w:rPr>
      </w:pPr>
      <w:r>
        <w:rPr>
          <w:rFonts w:ascii="Times New Roman" w:hAnsi="Times New Roman" w:cs="Times New Roman"/>
        </w:rPr>
        <w:t xml:space="preserve">Currently, the field of education is undergoing a replication crisis, </w:t>
      </w:r>
      <w:r w:rsidR="009A67D6">
        <w:rPr>
          <w:rFonts w:ascii="Times New Roman" w:hAnsi="Times New Roman" w:cs="Times New Roman"/>
        </w:rPr>
        <w:t xml:space="preserve">meaning that few of the studies being conducted and published are replications of existing research despite the </w:t>
      </w:r>
      <w:r w:rsidR="00E2467E">
        <w:rPr>
          <w:rFonts w:ascii="Times New Roman" w:hAnsi="Times New Roman" w:cs="Times New Roman"/>
        </w:rPr>
        <w:t xml:space="preserve">importance of such replication. </w:t>
      </w:r>
      <w:r w:rsidR="007916D1">
        <w:rPr>
          <w:rFonts w:ascii="Times New Roman" w:hAnsi="Times New Roman" w:cs="Times New Roman"/>
        </w:rPr>
        <w:t xml:space="preserve">This problem in education research has prompted </w:t>
      </w:r>
      <w:r w:rsidR="005A0412">
        <w:rPr>
          <w:rFonts w:ascii="Times New Roman" w:hAnsi="Times New Roman" w:cs="Times New Roman"/>
        </w:rPr>
        <w:t>the development of the Collaboratory Replication La</w:t>
      </w:r>
      <w:r w:rsidR="00EA7199">
        <w:rPr>
          <w:rFonts w:ascii="Times New Roman" w:hAnsi="Times New Roman" w:cs="Times New Roman"/>
        </w:rPr>
        <w:t xml:space="preserve">b out of the University of Virginia’s School of Education. </w:t>
      </w:r>
      <w:r w:rsidR="00BE74AD">
        <w:rPr>
          <w:rFonts w:ascii="Times New Roman" w:hAnsi="Times New Roman" w:cs="Times New Roman"/>
        </w:rPr>
        <w:t>One project being undertaken by the lab is the Special Education Research Accelerator (SERA)</w:t>
      </w:r>
      <w:r w:rsidR="005B08C1">
        <w:rPr>
          <w:rFonts w:ascii="Times New Roman" w:hAnsi="Times New Roman" w:cs="Times New Roman"/>
        </w:rPr>
        <w:t xml:space="preserve">, a platform that will leverage crowdsourcing to </w:t>
      </w:r>
      <w:r w:rsidR="006F0D52">
        <w:rPr>
          <w:rFonts w:ascii="Times New Roman" w:hAnsi="Times New Roman" w:cs="Times New Roman"/>
        </w:rPr>
        <w:t xml:space="preserve">conduct large-scale replication studies in </w:t>
      </w:r>
      <w:r w:rsidR="0064768C">
        <w:rPr>
          <w:rFonts w:ascii="Times New Roman" w:hAnsi="Times New Roman" w:cs="Times New Roman"/>
        </w:rPr>
        <w:t xml:space="preserve">special </w:t>
      </w:r>
      <w:r w:rsidR="006F0D52">
        <w:rPr>
          <w:rFonts w:ascii="Times New Roman" w:hAnsi="Times New Roman" w:cs="Times New Roman"/>
        </w:rPr>
        <w:t xml:space="preserve">education. </w:t>
      </w:r>
      <w:r w:rsidR="0064768C">
        <w:rPr>
          <w:rFonts w:ascii="Times New Roman" w:hAnsi="Times New Roman" w:cs="Times New Roman"/>
        </w:rPr>
        <w:t xml:space="preserve">Our capstone team through the School of Data Science </w:t>
      </w:r>
      <w:r w:rsidR="002E725F">
        <w:rPr>
          <w:rFonts w:ascii="Times New Roman" w:hAnsi="Times New Roman" w:cs="Times New Roman"/>
        </w:rPr>
        <w:t xml:space="preserve">has designed and implemented a data pipeline for an existing research </w:t>
      </w:r>
      <w:r w:rsidR="00C64648">
        <w:rPr>
          <w:rFonts w:ascii="Times New Roman" w:hAnsi="Times New Roman" w:cs="Times New Roman"/>
        </w:rPr>
        <w:t xml:space="preserve">project </w:t>
      </w:r>
      <w:r w:rsidR="00D47F66">
        <w:rPr>
          <w:rFonts w:ascii="Times New Roman" w:hAnsi="Times New Roman" w:cs="Times New Roman"/>
        </w:rPr>
        <w:t xml:space="preserve">with the intent </w:t>
      </w:r>
      <w:r w:rsidR="00C64648">
        <w:rPr>
          <w:rFonts w:ascii="Times New Roman" w:hAnsi="Times New Roman" w:cs="Times New Roman"/>
        </w:rPr>
        <w:t xml:space="preserve">that </w:t>
      </w:r>
      <w:r w:rsidR="00D47F66">
        <w:rPr>
          <w:rFonts w:ascii="Times New Roman" w:hAnsi="Times New Roman" w:cs="Times New Roman"/>
        </w:rPr>
        <w:t>it will</w:t>
      </w:r>
      <w:r w:rsidR="00C64648">
        <w:rPr>
          <w:rFonts w:ascii="Times New Roman" w:hAnsi="Times New Roman" w:cs="Times New Roman"/>
        </w:rPr>
        <w:t xml:space="preserve"> serve as a model </w:t>
      </w:r>
      <w:r w:rsidR="0092509C">
        <w:rPr>
          <w:rFonts w:ascii="Times New Roman" w:hAnsi="Times New Roman" w:cs="Times New Roman"/>
        </w:rPr>
        <w:t xml:space="preserve">for the data pipeline component of SERA. </w:t>
      </w:r>
    </w:p>
    <w:p w14:paraId="5DCFB29C" w14:textId="77777777" w:rsidR="00B81EDB" w:rsidRDefault="00B81EDB" w:rsidP="00976C78"/>
    <w:p w14:paraId="205A7DC7" w14:textId="1EB71540" w:rsidR="00976C78" w:rsidRPr="001D21FE" w:rsidRDefault="0062303C" w:rsidP="00976C78">
      <w:pPr>
        <w:rPr>
          <w:rFonts w:ascii="Times New Roman" w:hAnsi="Times New Roman" w:cs="Times New Roman"/>
        </w:rPr>
      </w:pPr>
      <w:r>
        <w:rPr>
          <w:rFonts w:ascii="Times New Roman" w:hAnsi="Times New Roman" w:cs="Times New Roman"/>
        </w:rPr>
        <w:t xml:space="preserve">The research study that we used to </w:t>
      </w:r>
      <w:ins w:id="6" w:author="Prijoles, Alexis Azucena (aap5du)" w:date="2021-04-20T17:14:00Z">
        <w:r w:rsidR="009D244E">
          <w:rPr>
            <w:rFonts w:ascii="Times New Roman" w:hAnsi="Times New Roman" w:cs="Times New Roman"/>
          </w:rPr>
          <w:t>pilot</w:t>
        </w:r>
      </w:ins>
      <w:ins w:id="7" w:author="Prijoles, Alexis Azucena (aap5du)" w:date="2021-04-20T17:15:00Z">
        <w:r w:rsidR="009D244E">
          <w:rPr>
            <w:rFonts w:ascii="Times New Roman" w:hAnsi="Times New Roman" w:cs="Times New Roman"/>
          </w:rPr>
          <w:t xml:space="preserve"> the </w:t>
        </w:r>
      </w:ins>
      <w:r>
        <w:rPr>
          <w:rFonts w:ascii="Times New Roman" w:hAnsi="Times New Roman" w:cs="Times New Roman"/>
        </w:rPr>
        <w:t>implement</w:t>
      </w:r>
      <w:ins w:id="8" w:author="Prijoles, Alexis Azucena (aap5du)" w:date="2021-04-20T17:15:00Z">
        <w:r w:rsidR="009D244E">
          <w:rPr>
            <w:rFonts w:ascii="Times New Roman" w:hAnsi="Times New Roman" w:cs="Times New Roman"/>
          </w:rPr>
          <w:t>ation of</w:t>
        </w:r>
      </w:ins>
      <w:r>
        <w:rPr>
          <w:rFonts w:ascii="Times New Roman" w:hAnsi="Times New Roman" w:cs="Times New Roman"/>
        </w:rPr>
        <w:t xml:space="preserve"> this pipeline consisted of two types of data. The first is </w:t>
      </w:r>
      <w:r w:rsidR="00F15E58">
        <w:rPr>
          <w:rFonts w:ascii="Times New Roman" w:hAnsi="Times New Roman" w:cs="Times New Roman"/>
        </w:rPr>
        <w:t xml:space="preserve">survey data in the form of CSVs that is the result of participants in the study filling out surveys in Qualtrics. The second is </w:t>
      </w:r>
      <w:r w:rsidR="001B4518">
        <w:rPr>
          <w:rFonts w:ascii="Times New Roman" w:hAnsi="Times New Roman" w:cs="Times New Roman"/>
        </w:rPr>
        <w:t xml:space="preserve">transcription data that is the transcribed </w:t>
      </w:r>
      <w:ins w:id="9" w:author="Prijoles, Alexis Azucena (aap5du)" w:date="2021-04-20T17:15:00Z">
        <w:r w:rsidR="00CF7564">
          <w:rPr>
            <w:rFonts w:ascii="Times New Roman" w:hAnsi="Times New Roman" w:cs="Times New Roman"/>
          </w:rPr>
          <w:t xml:space="preserve">from </w:t>
        </w:r>
      </w:ins>
      <w:ins w:id="10" w:author="Prijoles, Alexis Azucena (aap5du)" w:date="2021-04-20T17:16:00Z">
        <w:r w:rsidR="003D3767">
          <w:rPr>
            <w:rFonts w:ascii="Times New Roman" w:hAnsi="Times New Roman" w:cs="Times New Roman"/>
          </w:rPr>
          <w:t xml:space="preserve">the video/audio of </w:t>
        </w:r>
      </w:ins>
      <w:r w:rsidR="001B4518">
        <w:rPr>
          <w:rFonts w:ascii="Times New Roman" w:hAnsi="Times New Roman" w:cs="Times New Roman"/>
        </w:rPr>
        <w:t xml:space="preserve">simulation sessions </w:t>
      </w:r>
      <w:ins w:id="11" w:author="Prijoles, Alexis Azucena (aap5du)" w:date="2021-04-20T17:16:00Z">
        <w:r w:rsidR="003D3767">
          <w:rPr>
            <w:rFonts w:ascii="Times New Roman" w:hAnsi="Times New Roman" w:cs="Times New Roman"/>
          </w:rPr>
          <w:t>that the</w:t>
        </w:r>
      </w:ins>
      <w:r w:rsidR="001B4518">
        <w:rPr>
          <w:rFonts w:ascii="Times New Roman" w:hAnsi="Times New Roman" w:cs="Times New Roman"/>
        </w:rPr>
        <w:t xml:space="preserve"> participants </w:t>
      </w:r>
      <w:ins w:id="12" w:author="Prijoles, Alexis Azucena (aap5du)" w:date="2021-04-20T17:16:00Z">
        <w:r w:rsidR="003D3767">
          <w:rPr>
            <w:rFonts w:ascii="Times New Roman" w:hAnsi="Times New Roman" w:cs="Times New Roman"/>
          </w:rPr>
          <w:t xml:space="preserve">complete </w:t>
        </w:r>
      </w:ins>
      <w:r w:rsidR="001B4518">
        <w:rPr>
          <w:rFonts w:ascii="Times New Roman" w:hAnsi="Times New Roman" w:cs="Times New Roman"/>
        </w:rPr>
        <w:t xml:space="preserve">throughout the study. In our pipeline, we focus primarily on the survey data, but we will briefly cover some aspects of the transcription data. </w:t>
      </w:r>
      <w:r w:rsidR="001D21FE" w:rsidRPr="001D21FE">
        <w:rPr>
          <w:rFonts w:ascii="Times New Roman" w:hAnsi="Times New Roman" w:cs="Times New Roman"/>
        </w:rPr>
        <w:t>For greater detail on the inspir</w:t>
      </w:r>
      <w:r w:rsidR="001D21FE">
        <w:rPr>
          <w:rFonts w:ascii="Times New Roman" w:hAnsi="Times New Roman" w:cs="Times New Roman"/>
        </w:rPr>
        <w:t>ation for the project</w:t>
      </w:r>
      <w:r w:rsidR="00BA4F53">
        <w:rPr>
          <w:rFonts w:ascii="Times New Roman" w:hAnsi="Times New Roman" w:cs="Times New Roman"/>
        </w:rPr>
        <w:t xml:space="preserve"> and the study used to pilot this pipeline (TeachSIM)</w:t>
      </w:r>
      <w:r w:rsidR="001D21FE">
        <w:rPr>
          <w:rFonts w:ascii="Times New Roman" w:hAnsi="Times New Roman" w:cs="Times New Roman"/>
        </w:rPr>
        <w:t xml:space="preserve">, as well as how AWS was chosen as the platform, </w:t>
      </w:r>
      <w:r w:rsidR="00CE14F9">
        <w:rPr>
          <w:rFonts w:ascii="Times New Roman" w:hAnsi="Times New Roman" w:cs="Times New Roman"/>
        </w:rPr>
        <w:t>please see the paper titled “</w:t>
      </w:r>
      <w:commentRangeStart w:id="13"/>
      <w:r w:rsidR="005D0CF0">
        <w:rPr>
          <w:rFonts w:ascii="Times New Roman" w:hAnsi="Times New Roman" w:cs="Times New Roman"/>
        </w:rPr>
        <w:t>Designing a Replicable Data Infrastructure for Education Research”</w:t>
      </w:r>
      <w:r w:rsidR="00BA4F53">
        <w:rPr>
          <w:rFonts w:ascii="Times New Roman" w:hAnsi="Times New Roman" w:cs="Times New Roman"/>
        </w:rPr>
        <w:t xml:space="preserve"> located in the GitHub repository.</w:t>
      </w:r>
      <w:r w:rsidR="005D0CF0">
        <w:rPr>
          <w:rFonts w:ascii="Times New Roman" w:hAnsi="Times New Roman" w:cs="Times New Roman"/>
        </w:rPr>
        <w:t xml:space="preserve"> </w:t>
      </w:r>
      <w:r w:rsidR="00676445">
        <w:rPr>
          <w:rFonts w:ascii="Times New Roman" w:hAnsi="Times New Roman" w:cs="Times New Roman"/>
        </w:rPr>
        <w:t xml:space="preserve"> </w:t>
      </w:r>
      <w:commentRangeEnd w:id="13"/>
      <w:r w:rsidR="00DE4D26">
        <w:rPr>
          <w:rStyle w:val="CommentReference"/>
        </w:rPr>
        <w:commentReference w:id="13"/>
      </w:r>
    </w:p>
    <w:p w14:paraId="4804CB04" w14:textId="77777777" w:rsidR="0095586D" w:rsidRPr="001D21FE" w:rsidRDefault="0095586D">
      <w:pPr>
        <w:rPr>
          <w:rFonts w:ascii="Times New Roman" w:hAnsi="Times New Roman" w:cs="Times New Roman"/>
        </w:rPr>
      </w:pPr>
    </w:p>
    <w:p w14:paraId="2AD0EE41" w14:textId="5542ED1E" w:rsidR="0094356E" w:rsidRDefault="0094356E" w:rsidP="0094356E">
      <w:pPr>
        <w:pStyle w:val="Heading2"/>
      </w:pPr>
      <w:bookmarkStart w:id="14" w:name="_Toc70196379"/>
      <w:r>
        <w:t>AWS Terminology</w:t>
      </w:r>
      <w:bookmarkEnd w:id="14"/>
    </w:p>
    <w:p w14:paraId="21765264" w14:textId="085FCE6B" w:rsidR="00337590" w:rsidRPr="00337590" w:rsidRDefault="002872E1" w:rsidP="002872E1">
      <w:pPr>
        <w:spacing w:before="100" w:beforeAutospacing="1" w:after="100" w:afterAutospacing="1"/>
        <w:rPr>
          <w:rFonts w:ascii="Times New Roman" w:eastAsia="Times New Roman" w:hAnsi="Times New Roman" w:cs="Times New Roman"/>
          <w:sz w:val="36"/>
          <w:szCs w:val="36"/>
        </w:rPr>
      </w:pPr>
      <w:r w:rsidRPr="002872E1">
        <w:rPr>
          <w:rFonts w:ascii="Times New Roman" w:eastAsia="Times New Roman" w:hAnsi="Times New Roman" w:cs="Times New Roman"/>
        </w:rPr>
        <w:t>There are some key terms specific to AWS that need</w:t>
      </w:r>
      <w:del w:id="15" w:author="Prijoles, Alexis Azucena (aap5du)" w:date="2021-04-20T17:17:00Z">
        <w:r w:rsidRPr="002872E1">
          <w:rPr>
            <w:rFonts w:ascii="Times New Roman" w:eastAsia="Times New Roman" w:hAnsi="Times New Roman" w:cs="Times New Roman"/>
          </w:rPr>
          <w:delText>s</w:delText>
        </w:r>
      </w:del>
      <w:r w:rsidRPr="002872E1">
        <w:rPr>
          <w:rFonts w:ascii="Times New Roman" w:eastAsia="Times New Roman" w:hAnsi="Times New Roman" w:cs="Times New Roman"/>
        </w:rPr>
        <w:t xml:space="preserve"> to be addressed before being able to fully digest our architecture design. </w:t>
      </w:r>
      <w:r w:rsidRPr="003B17A5">
        <w:rPr>
          <w:rFonts w:ascii="Times New Roman" w:eastAsia="Times New Roman" w:hAnsi="Times New Roman" w:cs="Times New Roman"/>
          <w:i/>
          <w:rPrChange w:id="16" w:author="Prijoles, Alexis Azucena (aap5du)" w:date="2021-04-24T20:28:00Z">
            <w:rPr>
              <w:rFonts w:ascii="Times New Roman" w:eastAsia="Times New Roman" w:hAnsi="Times New Roman" w:cs="Times New Roman"/>
            </w:rPr>
          </w:rPrChange>
        </w:rPr>
        <w:t>Amazon S3 (Simple Storage Service)</w:t>
      </w:r>
      <w:r w:rsidRPr="002872E1">
        <w:rPr>
          <w:rFonts w:ascii="Times New Roman" w:eastAsia="Times New Roman" w:hAnsi="Times New Roman" w:cs="Times New Roman"/>
        </w:rPr>
        <w:t xml:space="preserve"> is the storage infrastructure service provided through AWS. Essentially, S3 buckets are where users can upload and store data, such as csv files. </w:t>
      </w:r>
      <w:r w:rsidRPr="003B17A5">
        <w:rPr>
          <w:rFonts w:ascii="Times New Roman" w:eastAsia="Times New Roman" w:hAnsi="Times New Roman" w:cs="Times New Roman"/>
          <w:i/>
          <w:rPrChange w:id="17" w:author="Prijoles, Alexis Azucena (aap5du)" w:date="2021-04-24T20:28:00Z">
            <w:rPr>
              <w:rFonts w:ascii="Times New Roman" w:eastAsia="Times New Roman" w:hAnsi="Times New Roman" w:cs="Times New Roman"/>
            </w:rPr>
          </w:rPrChange>
        </w:rPr>
        <w:t>AWS Lambda functions</w:t>
      </w:r>
      <w:r w:rsidRPr="002872E1">
        <w:rPr>
          <w:rFonts w:ascii="Times New Roman" w:eastAsia="Times New Roman" w:hAnsi="Times New Roman" w:cs="Times New Roman"/>
        </w:rPr>
        <w:t xml:space="preserve"> are essentially serverless snippets of Python code that run in the Cloud in response to events, such as data being uploaded to an S3 bucket. Lambda functions, and serverless computing in general, have the added benefit of abstracting away the management of servers and simply focusing on writing code. The pricing model for serverless computing is </w:t>
      </w:r>
      <w:del w:id="18" w:author="Prijoles, Alexis Azucena (aap5du)" w:date="2021-04-20T17:18:00Z">
        <w:r w:rsidRPr="002872E1">
          <w:rPr>
            <w:rFonts w:ascii="Times New Roman" w:eastAsia="Times New Roman" w:hAnsi="Times New Roman" w:cs="Times New Roman"/>
          </w:rPr>
          <w:delText xml:space="preserve">also </w:delText>
        </w:r>
      </w:del>
      <w:r w:rsidRPr="002872E1">
        <w:rPr>
          <w:rFonts w:ascii="Times New Roman" w:eastAsia="Times New Roman" w:hAnsi="Times New Roman" w:cs="Times New Roman"/>
        </w:rPr>
        <w:t>beneficial and scalable</w:t>
      </w:r>
      <w:ins w:id="19" w:author="Prijoles, Alexis Azucena (aap5du)" w:date="2021-04-20T17:18:00Z">
        <w:r w:rsidR="00C476E5">
          <w:rPr>
            <w:rFonts w:ascii="Times New Roman" w:eastAsia="Times New Roman" w:hAnsi="Times New Roman" w:cs="Times New Roman"/>
          </w:rPr>
          <w:t>.</w:t>
        </w:r>
      </w:ins>
      <w:del w:id="20" w:author="Prijoles, Alexis Azucena (aap5du)" w:date="2021-04-20T17:18:00Z">
        <w:r w:rsidRPr="002872E1" w:rsidDel="00C476E5">
          <w:rPr>
            <w:rFonts w:ascii="Times New Roman" w:eastAsia="Times New Roman" w:hAnsi="Times New Roman" w:cs="Times New Roman"/>
          </w:rPr>
          <w:delText>,</w:delText>
        </w:r>
      </w:del>
      <w:r w:rsidRPr="002872E1">
        <w:rPr>
          <w:rFonts w:ascii="Times New Roman" w:eastAsia="Times New Roman" w:hAnsi="Times New Roman" w:cs="Times New Roman"/>
        </w:rPr>
        <w:t xml:space="preserve"> </w:t>
      </w:r>
      <w:ins w:id="21" w:author="Prijoles, Alexis Azucena (aap5du)" w:date="2021-04-20T17:18:00Z">
        <w:r w:rsidR="00C476E5">
          <w:rPr>
            <w:rFonts w:ascii="Times New Roman" w:eastAsia="Times New Roman" w:hAnsi="Times New Roman" w:cs="Times New Roman"/>
          </w:rPr>
          <w:t>Users</w:t>
        </w:r>
        <w:r w:rsidRPr="002872E1">
          <w:rPr>
            <w:rFonts w:ascii="Times New Roman" w:eastAsia="Times New Roman" w:hAnsi="Times New Roman" w:cs="Times New Roman"/>
          </w:rPr>
          <w:t xml:space="preserve"> </w:t>
        </w:r>
      </w:ins>
      <w:r w:rsidRPr="002872E1">
        <w:rPr>
          <w:rFonts w:ascii="Times New Roman" w:eastAsia="Times New Roman" w:hAnsi="Times New Roman" w:cs="Times New Roman"/>
        </w:rPr>
        <w:t>only pay</w:t>
      </w:r>
      <w:r w:rsidR="0086151F">
        <w:rPr>
          <w:rFonts w:ascii="Times New Roman" w:eastAsia="Times New Roman" w:hAnsi="Times New Roman" w:cs="Times New Roman"/>
        </w:rPr>
        <w:t xml:space="preserve"> </w:t>
      </w:r>
      <w:del w:id="22" w:author="Prijoles, Alexis Azucena (aap5du)" w:date="2021-04-20T17:18:00Z">
        <w:r w:rsidRPr="002872E1">
          <w:rPr>
            <w:rFonts w:ascii="Times New Roman" w:eastAsia="Times New Roman" w:hAnsi="Times New Roman" w:cs="Times New Roman"/>
          </w:rPr>
          <w:delText xml:space="preserve">ing </w:delText>
        </w:r>
      </w:del>
      <w:r w:rsidRPr="002872E1">
        <w:rPr>
          <w:rFonts w:ascii="Times New Roman" w:eastAsia="Times New Roman" w:hAnsi="Times New Roman" w:cs="Times New Roman"/>
        </w:rPr>
        <w:t xml:space="preserve">for the time that the code is running. </w:t>
      </w:r>
      <w:r w:rsidRPr="003B17A5">
        <w:rPr>
          <w:rFonts w:ascii="Times New Roman" w:eastAsia="Times New Roman" w:hAnsi="Times New Roman" w:cs="Times New Roman"/>
          <w:i/>
          <w:rPrChange w:id="23" w:author="Prijoles, Alexis Azucena (aap5du)" w:date="2021-04-24T20:28:00Z">
            <w:rPr>
              <w:rFonts w:ascii="Times New Roman" w:eastAsia="Times New Roman" w:hAnsi="Times New Roman" w:cs="Times New Roman"/>
            </w:rPr>
          </w:rPrChange>
        </w:rPr>
        <w:t>Amazon RDS</w:t>
      </w:r>
      <w:r w:rsidRPr="002872E1">
        <w:rPr>
          <w:rFonts w:ascii="Times New Roman" w:eastAsia="Times New Roman" w:hAnsi="Times New Roman" w:cs="Times New Roman"/>
        </w:rPr>
        <w:t xml:space="preserve"> is a distributed relational database service offered by AWS to host a database in the cloud. </w:t>
      </w:r>
      <w:r w:rsidRPr="003B17A5">
        <w:rPr>
          <w:rFonts w:ascii="Times New Roman" w:eastAsia="Times New Roman" w:hAnsi="Times New Roman" w:cs="Times New Roman"/>
          <w:i/>
          <w:rPrChange w:id="24" w:author="Prijoles, Alexis Azucena (aap5du)" w:date="2021-04-24T20:28:00Z">
            <w:rPr>
              <w:rFonts w:ascii="Times New Roman" w:eastAsia="Times New Roman" w:hAnsi="Times New Roman" w:cs="Times New Roman"/>
            </w:rPr>
          </w:rPrChange>
        </w:rPr>
        <w:t>Amazon API Gateway</w:t>
      </w:r>
      <w:r w:rsidRPr="002872E1">
        <w:rPr>
          <w:rFonts w:ascii="Times New Roman" w:eastAsia="Times New Roman" w:hAnsi="Times New Roman" w:cs="Times New Roman"/>
        </w:rPr>
        <w:t xml:space="preserve"> is a service that enables the development and management of </w:t>
      </w:r>
      <w:ins w:id="25" w:author="Prijoles, Alexis Azucena (aap5du)" w:date="2021-04-20T17:19:00Z">
        <w:r w:rsidR="00611F93" w:rsidRPr="002872E1">
          <w:rPr>
            <w:rFonts w:ascii="Times New Roman" w:eastAsia="Times New Roman" w:hAnsi="Times New Roman" w:cs="Times New Roman"/>
          </w:rPr>
          <w:t>application programming interface</w:t>
        </w:r>
        <w:r w:rsidR="00611F93">
          <w:rPr>
            <w:rFonts w:ascii="Times New Roman" w:eastAsia="Times New Roman" w:hAnsi="Times New Roman" w:cs="Times New Roman"/>
          </w:rPr>
          <w:t>s</w:t>
        </w:r>
        <w:r w:rsidR="00611F93" w:rsidRPr="002872E1">
          <w:rPr>
            <w:rFonts w:ascii="Times New Roman" w:eastAsia="Times New Roman" w:hAnsi="Times New Roman" w:cs="Times New Roman"/>
          </w:rPr>
          <w:t xml:space="preserve"> </w:t>
        </w:r>
        <w:r w:rsidR="00611F93">
          <w:rPr>
            <w:rFonts w:ascii="Times New Roman" w:eastAsia="Times New Roman" w:hAnsi="Times New Roman" w:cs="Times New Roman"/>
          </w:rPr>
          <w:t>(</w:t>
        </w:r>
      </w:ins>
      <w:r w:rsidRPr="002872E1">
        <w:rPr>
          <w:rFonts w:ascii="Times New Roman" w:eastAsia="Times New Roman" w:hAnsi="Times New Roman" w:cs="Times New Roman"/>
        </w:rPr>
        <w:t>APIs</w:t>
      </w:r>
      <w:ins w:id="26" w:author="Prijoles, Alexis Azucena (aap5du)" w:date="2021-04-20T17:19:00Z">
        <w:r w:rsidR="00611F93">
          <w:rPr>
            <w:rFonts w:ascii="Times New Roman" w:eastAsia="Times New Roman" w:hAnsi="Times New Roman" w:cs="Times New Roman"/>
          </w:rPr>
          <w:t>)</w:t>
        </w:r>
      </w:ins>
      <w:r w:rsidRPr="002872E1">
        <w:rPr>
          <w:rFonts w:ascii="Times New Roman" w:eastAsia="Times New Roman" w:hAnsi="Times New Roman" w:cs="Times New Roman"/>
        </w:rPr>
        <w:t xml:space="preserve"> through AWS. An </w:t>
      </w:r>
      <w:r w:rsidRPr="00611F93">
        <w:rPr>
          <w:rFonts w:ascii="Times New Roman" w:eastAsia="Times New Roman" w:hAnsi="Times New Roman" w:cs="Times New Roman"/>
          <w:i/>
          <w:rPrChange w:id="27" w:author="Prijoles, Alexis Azucena (aap5du)" w:date="2021-04-24T20:28:00Z">
            <w:rPr>
              <w:rFonts w:ascii="Times New Roman" w:eastAsia="Times New Roman" w:hAnsi="Times New Roman" w:cs="Times New Roman"/>
            </w:rPr>
          </w:rPrChange>
        </w:rPr>
        <w:t>API</w:t>
      </w:r>
      <w:r w:rsidRPr="002872E1">
        <w:rPr>
          <w:rFonts w:ascii="Times New Roman" w:eastAsia="Times New Roman" w:hAnsi="Times New Roman" w:cs="Times New Roman"/>
        </w:rPr>
        <w:t xml:space="preserve"> </w:t>
      </w:r>
      <w:del w:id="28" w:author="Prijoles, Alexis Azucena (aap5du)" w:date="2021-04-20T17:20:00Z">
        <w:r w:rsidRPr="002872E1">
          <w:rPr>
            <w:rFonts w:ascii="Times New Roman" w:eastAsia="Times New Roman" w:hAnsi="Times New Roman" w:cs="Times New Roman"/>
          </w:rPr>
          <w:delText xml:space="preserve">is an application programming interface that </w:delText>
        </w:r>
      </w:del>
      <w:r w:rsidRPr="002872E1">
        <w:rPr>
          <w:rFonts w:ascii="Times New Roman" w:eastAsia="Times New Roman" w:hAnsi="Times New Roman" w:cs="Times New Roman"/>
        </w:rPr>
        <w:t xml:space="preserve">allows a user or program to communicate with another program or database. </w:t>
      </w:r>
    </w:p>
    <w:p w14:paraId="285D1A78" w14:textId="19747844" w:rsidR="00337590" w:rsidRDefault="00337590" w:rsidP="00337590">
      <w:pPr>
        <w:pStyle w:val="Heading2"/>
      </w:pPr>
      <w:bookmarkStart w:id="29" w:name="_Toc70196380"/>
      <w:r>
        <w:t>Pipeline Design</w:t>
      </w:r>
      <w:bookmarkEnd w:id="29"/>
    </w:p>
    <w:p w14:paraId="09F69B67" w14:textId="77777777" w:rsidR="00B4629C" w:rsidRDefault="00424C3E" w:rsidP="002872E1">
      <w:pPr>
        <w:spacing w:before="100" w:beforeAutospacing="1" w:after="100" w:afterAutospacing="1"/>
        <w:rPr>
          <w:ins w:id="30" w:author="Prijoles, Alexis Azucena (aap5du)" w:date="2021-04-20T17:22:00Z"/>
          <w:rFonts w:ascii="Times New Roman" w:eastAsia="Times New Roman" w:hAnsi="Times New Roman" w:cs="Times New Roman"/>
        </w:rPr>
      </w:pPr>
      <w:r>
        <w:rPr>
          <w:rFonts w:ascii="Times New Roman" w:eastAsia="Times New Roman" w:hAnsi="Times New Roman" w:cs="Times New Roman"/>
        </w:rPr>
        <w:t>A simple</w:t>
      </w:r>
      <w:r w:rsidR="000D7F63">
        <w:rPr>
          <w:rFonts w:ascii="Times New Roman" w:eastAsia="Times New Roman" w:hAnsi="Times New Roman" w:cs="Times New Roman"/>
        </w:rPr>
        <w:t xml:space="preserve"> design of our data pipeline is shown in </w:t>
      </w:r>
      <w:del w:id="31" w:author="Prijoles, Alexis Azucena (aap5du)" w:date="2021-04-20T17:21:00Z">
        <w:r w:rsidR="000D7F63">
          <w:rPr>
            <w:rFonts w:ascii="Times New Roman" w:eastAsia="Times New Roman" w:hAnsi="Times New Roman" w:cs="Times New Roman"/>
          </w:rPr>
          <w:delText>the figure below</w:delText>
        </w:r>
      </w:del>
      <w:ins w:id="32" w:author="Prijoles, Alexis Azucena (aap5du)" w:date="2021-04-20T17:21:00Z">
        <w:r w:rsidR="00B4629C">
          <w:rPr>
            <w:rFonts w:ascii="Times New Roman" w:eastAsia="Times New Roman" w:hAnsi="Times New Roman" w:cs="Times New Roman"/>
          </w:rPr>
          <w:t>Figure 1</w:t>
        </w:r>
      </w:ins>
      <w:r w:rsidR="000D7F63">
        <w:rPr>
          <w:rFonts w:ascii="Times New Roman" w:eastAsia="Times New Roman" w:hAnsi="Times New Roman" w:cs="Times New Roman"/>
        </w:rPr>
        <w:t>.</w:t>
      </w:r>
      <w:r w:rsidR="00BA4F53">
        <w:rPr>
          <w:rFonts w:ascii="Times New Roman" w:eastAsia="Times New Roman" w:hAnsi="Times New Roman" w:cs="Times New Roman"/>
        </w:rPr>
        <w:t xml:space="preserve"> A researcher interacts with the pipeline </w:t>
      </w:r>
      <w:r w:rsidR="00916C53">
        <w:rPr>
          <w:rFonts w:ascii="Times New Roman" w:eastAsia="Times New Roman" w:hAnsi="Times New Roman" w:cs="Times New Roman"/>
        </w:rPr>
        <w:t xml:space="preserve">at </w:t>
      </w:r>
      <w:del w:id="33" w:author="Prijoles, Alexis Azucena (aap5du)" w:date="2021-04-20T17:21:00Z">
        <w:r w:rsidR="00916C53">
          <w:rPr>
            <w:rFonts w:ascii="Times New Roman" w:eastAsia="Times New Roman" w:hAnsi="Times New Roman" w:cs="Times New Roman"/>
          </w:rPr>
          <w:delText xml:space="preserve">only </w:delText>
        </w:r>
      </w:del>
      <w:r w:rsidR="00916C53">
        <w:rPr>
          <w:rFonts w:ascii="Times New Roman" w:eastAsia="Times New Roman" w:hAnsi="Times New Roman" w:cs="Times New Roman"/>
        </w:rPr>
        <w:t xml:space="preserve">two places. First, they input the raw data. Second, they query the database using the API. </w:t>
      </w:r>
      <w:r w:rsidR="0039062F">
        <w:rPr>
          <w:rFonts w:ascii="Times New Roman" w:eastAsia="Times New Roman" w:hAnsi="Times New Roman" w:cs="Times New Roman"/>
        </w:rPr>
        <w:t xml:space="preserve">We will cover how to implement and connect each piece of the pipeline but first we will provide a broad overview for context. </w:t>
      </w:r>
    </w:p>
    <w:p w14:paraId="73D37E58" w14:textId="70BA145C" w:rsidR="00B4412E" w:rsidRDefault="00517B6E" w:rsidP="002872E1">
      <w:pPr>
        <w:spacing w:before="100" w:beforeAutospacing="1" w:after="100" w:afterAutospacing="1"/>
        <w:rPr>
          <w:ins w:id="34" w:author="Prijoles, Alexis Azucena (aap5du)" w:date="2021-04-20T17:27:00Z"/>
          <w:rFonts w:ascii="Times New Roman" w:eastAsia="Times New Roman" w:hAnsi="Times New Roman" w:cs="Times New Roman"/>
        </w:rPr>
      </w:pPr>
      <w:r>
        <w:rPr>
          <w:rFonts w:ascii="Times New Roman" w:eastAsia="Times New Roman" w:hAnsi="Times New Roman" w:cs="Times New Roman"/>
        </w:rPr>
        <w:t>Going sequentially through the pipeline, from left to right in the diagram, we start with the researcher</w:t>
      </w:r>
      <w:r w:rsidR="006C5717">
        <w:rPr>
          <w:rFonts w:ascii="Times New Roman" w:eastAsia="Times New Roman" w:hAnsi="Times New Roman" w:cs="Times New Roman"/>
        </w:rPr>
        <w:t xml:space="preserve"> uploading raw survey data in the form of a CSV to the </w:t>
      </w:r>
      <w:r w:rsidR="00D1605B">
        <w:rPr>
          <w:rFonts w:ascii="Times New Roman" w:eastAsia="Times New Roman" w:hAnsi="Times New Roman" w:cs="Times New Roman"/>
        </w:rPr>
        <w:t>S3 bucket designated for raw data. The upload</w:t>
      </w:r>
      <w:del w:id="35" w:author="Prijoles, Alexis Azucena (aap5du)" w:date="2021-04-20T17:22:00Z">
        <w:r w:rsidR="00D1605B">
          <w:rPr>
            <w:rFonts w:ascii="Times New Roman" w:eastAsia="Times New Roman" w:hAnsi="Times New Roman" w:cs="Times New Roman"/>
          </w:rPr>
          <w:delText xml:space="preserve">ed </w:delText>
        </w:r>
      </w:del>
      <w:r w:rsidR="00D1605B">
        <w:rPr>
          <w:rFonts w:ascii="Times New Roman" w:eastAsia="Times New Roman" w:hAnsi="Times New Roman" w:cs="Times New Roman"/>
        </w:rPr>
        <w:t xml:space="preserve">of </w:t>
      </w:r>
      <w:del w:id="36" w:author="Prijoles, Alexis Azucena (aap5du)" w:date="2021-04-20T17:22:00Z">
        <w:r w:rsidR="00D1605B">
          <w:rPr>
            <w:rFonts w:ascii="Times New Roman" w:eastAsia="Times New Roman" w:hAnsi="Times New Roman" w:cs="Times New Roman"/>
          </w:rPr>
          <w:delText xml:space="preserve">such </w:delText>
        </w:r>
      </w:del>
      <w:r w:rsidR="00D1605B">
        <w:rPr>
          <w:rFonts w:ascii="Times New Roman" w:eastAsia="Times New Roman" w:hAnsi="Times New Roman" w:cs="Times New Roman"/>
        </w:rPr>
        <w:t>data triggers a Lambda function</w:t>
      </w:r>
      <w:r w:rsidR="0039062F">
        <w:rPr>
          <w:rFonts w:ascii="Times New Roman" w:eastAsia="Times New Roman" w:hAnsi="Times New Roman" w:cs="Times New Roman"/>
        </w:rPr>
        <w:t xml:space="preserve"> </w:t>
      </w:r>
      <w:r w:rsidR="007E6E89">
        <w:rPr>
          <w:rFonts w:ascii="Times New Roman" w:eastAsia="Times New Roman" w:hAnsi="Times New Roman" w:cs="Times New Roman"/>
        </w:rPr>
        <w:t>that hosts the data cleaning techniques specific to the project and produce</w:t>
      </w:r>
      <w:r w:rsidR="004145CA">
        <w:rPr>
          <w:rFonts w:ascii="Times New Roman" w:eastAsia="Times New Roman" w:hAnsi="Times New Roman" w:cs="Times New Roman"/>
        </w:rPr>
        <w:t>s</w:t>
      </w:r>
      <w:r w:rsidR="007E6E89">
        <w:rPr>
          <w:rFonts w:ascii="Times New Roman" w:eastAsia="Times New Roman" w:hAnsi="Times New Roman" w:cs="Times New Roman"/>
        </w:rPr>
        <w:t xml:space="preserve"> a CSV file</w:t>
      </w:r>
      <w:del w:id="37" w:author="Prijoles, Alexis Azucena (aap5du)" w:date="2021-04-20T17:23:00Z">
        <w:r w:rsidR="007E6E89">
          <w:rPr>
            <w:rFonts w:ascii="Times New Roman" w:eastAsia="Times New Roman" w:hAnsi="Times New Roman" w:cs="Times New Roman"/>
          </w:rPr>
          <w:delText>d</w:delText>
        </w:r>
      </w:del>
      <w:r w:rsidR="007E6E89">
        <w:rPr>
          <w:rFonts w:ascii="Times New Roman" w:eastAsia="Times New Roman" w:hAnsi="Times New Roman" w:cs="Times New Roman"/>
        </w:rPr>
        <w:t xml:space="preserve"> with the cleaned data (from the raw output of Qualtrics)</w:t>
      </w:r>
      <w:r w:rsidR="004145CA">
        <w:rPr>
          <w:rFonts w:ascii="Times New Roman" w:eastAsia="Times New Roman" w:hAnsi="Times New Roman" w:cs="Times New Roman"/>
        </w:rPr>
        <w:t xml:space="preserve">. This file is uploaded by the Lambda function to the S3 bucket </w:t>
      </w:r>
      <w:r w:rsidR="000F2D4B">
        <w:rPr>
          <w:rFonts w:ascii="Times New Roman" w:eastAsia="Times New Roman" w:hAnsi="Times New Roman" w:cs="Times New Roman"/>
        </w:rPr>
        <w:t xml:space="preserve">designated for cleaned data. </w:t>
      </w:r>
      <w:del w:id="38" w:author="Prijoles, Alexis Azucena (aap5du)" w:date="2021-04-20T17:23:00Z">
        <w:r w:rsidR="000F2D4B" w:rsidDel="00173B9A">
          <w:rPr>
            <w:rFonts w:ascii="Times New Roman" w:eastAsia="Times New Roman" w:hAnsi="Times New Roman" w:cs="Times New Roman"/>
          </w:rPr>
          <w:delText xml:space="preserve">This </w:delText>
        </w:r>
      </w:del>
      <w:ins w:id="39" w:author="Prijoles, Alexis Azucena (aap5du)" w:date="2021-04-20T17:23:00Z">
        <w:r w:rsidR="00173B9A">
          <w:rPr>
            <w:rFonts w:ascii="Times New Roman" w:eastAsia="Times New Roman" w:hAnsi="Times New Roman" w:cs="Times New Roman"/>
          </w:rPr>
          <w:t xml:space="preserve">The upload of the cleaned data </w:t>
        </w:r>
      </w:ins>
      <w:r w:rsidR="000F2D4B">
        <w:rPr>
          <w:rFonts w:ascii="Times New Roman" w:eastAsia="Times New Roman" w:hAnsi="Times New Roman" w:cs="Times New Roman"/>
        </w:rPr>
        <w:t xml:space="preserve">then triggers a second Lambda function that takes the cleaned data and uploads it to the MySQL database hosted on RDS. </w:t>
      </w:r>
      <w:ins w:id="40" w:author="Prijoles, Alexis Azucena (aap5du)" w:date="2021-04-20T17:24:00Z">
        <w:r w:rsidR="00642C77">
          <w:rPr>
            <w:rFonts w:ascii="Times New Roman" w:eastAsia="Times New Roman" w:hAnsi="Times New Roman" w:cs="Times New Roman"/>
          </w:rPr>
          <w:t>From here, the cleaned data can be accessed by researchers</w:t>
        </w:r>
        <w:r w:rsidR="002358EF">
          <w:rPr>
            <w:rFonts w:ascii="Times New Roman" w:eastAsia="Times New Roman" w:hAnsi="Times New Roman" w:cs="Times New Roman"/>
          </w:rPr>
          <w:t xml:space="preserve"> through an API. </w:t>
        </w:r>
      </w:ins>
      <w:r w:rsidR="00086D19">
        <w:rPr>
          <w:rFonts w:ascii="Times New Roman" w:eastAsia="Times New Roman" w:hAnsi="Times New Roman" w:cs="Times New Roman"/>
        </w:rPr>
        <w:t xml:space="preserve">We have built a web-facing API that serves as a bridge between the researcher and the database so that the </w:t>
      </w:r>
      <w:r w:rsidR="00B1062D">
        <w:rPr>
          <w:rFonts w:ascii="Times New Roman" w:eastAsia="Times New Roman" w:hAnsi="Times New Roman" w:cs="Times New Roman"/>
        </w:rPr>
        <w:t xml:space="preserve">researcher can query the database simply by </w:t>
      </w:r>
      <w:r w:rsidR="00462491">
        <w:rPr>
          <w:rFonts w:ascii="Times New Roman" w:eastAsia="Times New Roman" w:hAnsi="Times New Roman" w:cs="Times New Roman"/>
        </w:rPr>
        <w:t>checking boxes on a form and receive the data as a downloadable CSV, requiring no knowledge of SQL</w:t>
      </w:r>
      <w:r w:rsidR="00E15B34">
        <w:rPr>
          <w:rFonts w:ascii="Times New Roman" w:eastAsia="Times New Roman" w:hAnsi="Times New Roman" w:cs="Times New Roman"/>
        </w:rPr>
        <w:t xml:space="preserve">. Additionally, we have built a Participant Tracker that </w:t>
      </w:r>
      <w:r w:rsidR="00714427">
        <w:rPr>
          <w:rFonts w:ascii="Times New Roman" w:eastAsia="Times New Roman" w:hAnsi="Times New Roman" w:cs="Times New Roman"/>
        </w:rPr>
        <w:t>tracks which surveys each participant has completed</w:t>
      </w:r>
      <w:ins w:id="41" w:author="Prijoles, Alexis Azucena (aap5du)" w:date="2021-04-20T17:25:00Z">
        <w:r w:rsidR="002358EF">
          <w:rPr>
            <w:rFonts w:ascii="Times New Roman" w:eastAsia="Times New Roman" w:hAnsi="Times New Roman" w:cs="Times New Roman"/>
          </w:rPr>
          <w:t>. We</w:t>
        </w:r>
      </w:ins>
      <w:r w:rsidR="00A45F9A">
        <w:rPr>
          <w:rFonts w:ascii="Times New Roman" w:eastAsia="Times New Roman" w:hAnsi="Times New Roman" w:cs="Times New Roman"/>
        </w:rPr>
        <w:t xml:space="preserve"> </w:t>
      </w:r>
      <w:del w:id="42" w:author="Prijoles, Alexis Azucena (aap5du)" w:date="2021-04-20T17:25:00Z">
        <w:r w:rsidR="00714427">
          <w:rPr>
            <w:rFonts w:ascii="Times New Roman" w:eastAsia="Times New Roman" w:hAnsi="Times New Roman" w:cs="Times New Roman"/>
          </w:rPr>
          <w:delText xml:space="preserve"> and we </w:delText>
        </w:r>
      </w:del>
      <w:r w:rsidR="00714427">
        <w:rPr>
          <w:rFonts w:ascii="Times New Roman" w:eastAsia="Times New Roman" w:hAnsi="Times New Roman" w:cs="Times New Roman"/>
        </w:rPr>
        <w:t xml:space="preserve">present </w:t>
      </w:r>
      <w:del w:id="43" w:author="Prijoles, Alexis Azucena (aap5du)" w:date="2021-04-20T17:25:00Z">
        <w:r w:rsidR="00714427">
          <w:rPr>
            <w:rFonts w:ascii="Times New Roman" w:eastAsia="Times New Roman" w:hAnsi="Times New Roman" w:cs="Times New Roman"/>
          </w:rPr>
          <w:delText xml:space="preserve">this </w:delText>
        </w:r>
      </w:del>
      <w:ins w:id="44" w:author="Prijoles, Alexis Azucena (aap5du)" w:date="2021-04-20T17:25:00Z">
        <w:r w:rsidR="002358EF">
          <w:rPr>
            <w:rFonts w:ascii="Times New Roman" w:eastAsia="Times New Roman" w:hAnsi="Times New Roman" w:cs="Times New Roman"/>
          </w:rPr>
          <w:t xml:space="preserve">the Participant Tracker </w:t>
        </w:r>
      </w:ins>
      <w:r w:rsidR="00714427">
        <w:rPr>
          <w:rFonts w:ascii="Times New Roman" w:eastAsia="Times New Roman" w:hAnsi="Times New Roman" w:cs="Times New Roman"/>
        </w:rPr>
        <w:t xml:space="preserve">in a web-facing format as well. </w:t>
      </w:r>
    </w:p>
    <w:p w14:paraId="3841E74F" w14:textId="77777777" w:rsidR="000212A4" w:rsidRDefault="000212A4">
      <w:pPr>
        <w:keepNext/>
        <w:spacing w:before="100" w:beforeAutospacing="1" w:after="100" w:afterAutospacing="1"/>
        <w:rPr>
          <w:ins w:id="45" w:author="Prijoles, Alexis Azucena (aap5du)" w:date="2021-04-20T17:21:00Z"/>
        </w:rPr>
        <w:pPrChange w:id="46" w:author="Prijoles, Alexis Azucena (aap5du)" w:date="2021-04-20T17:21:00Z">
          <w:pPr>
            <w:spacing w:before="100" w:beforeAutospacing="1" w:after="100" w:afterAutospacing="1"/>
          </w:pPr>
        </w:pPrChange>
      </w:pPr>
      <w:r>
        <w:rPr>
          <w:noProof/>
        </w:rPr>
        <w:drawing>
          <wp:inline distT="0" distB="0" distL="0" distR="0" wp14:anchorId="49ED2A05" wp14:editId="20E73196">
            <wp:extent cx="5846322" cy="3464696"/>
            <wp:effectExtent l="0" t="0" r="0" b="0"/>
            <wp:docPr id="25" name="Picture 2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846322" cy="3464696"/>
                    </a:xfrm>
                    <a:prstGeom prst="rect">
                      <a:avLst/>
                    </a:prstGeom>
                  </pic:spPr>
                </pic:pic>
              </a:graphicData>
            </a:graphic>
          </wp:inline>
        </w:drawing>
      </w:r>
    </w:p>
    <w:p w14:paraId="53539E4F" w14:textId="6C952312" w:rsidR="000212A4" w:rsidRDefault="000212A4">
      <w:pPr>
        <w:pStyle w:val="Caption"/>
        <w:rPr>
          <w:rFonts w:ascii="Times New Roman" w:eastAsia="Times New Roman" w:hAnsi="Times New Roman" w:cs="Times New Roman"/>
        </w:rPr>
        <w:pPrChange w:id="47" w:author="Prijoles, Alexis Azucena (aap5du)" w:date="2021-04-20T17:21:00Z">
          <w:pPr>
            <w:spacing w:before="100" w:beforeAutospacing="1" w:after="100" w:afterAutospacing="1"/>
          </w:pPr>
        </w:pPrChange>
      </w:pPr>
      <w:ins w:id="48" w:author="Prijoles, Alexis Azucena (aap5du)" w:date="2021-04-20T17:21:00Z">
        <w:r>
          <w:t xml:space="preserve">Figure </w:t>
        </w:r>
        <w:r>
          <w:fldChar w:fldCharType="begin"/>
        </w:r>
        <w:r>
          <w:instrText xml:space="preserve"> SEQ Figure \* ARABIC </w:instrText>
        </w:r>
      </w:ins>
      <w:r>
        <w:fldChar w:fldCharType="separate"/>
      </w:r>
      <w:ins w:id="49" w:author="Prijoles, Alexis Azucena (aap5du)" w:date="2021-04-20T17:21:00Z">
        <w:r>
          <w:rPr>
            <w:noProof/>
          </w:rPr>
          <w:t>1</w:t>
        </w:r>
        <w:r>
          <w:fldChar w:fldCharType="end"/>
        </w:r>
      </w:ins>
      <w:r w:rsidR="00302454">
        <w:t>: Data Pipeline Design</w:t>
      </w:r>
    </w:p>
    <w:p w14:paraId="77484C50" w14:textId="2BA485B6" w:rsidR="006038A5" w:rsidRDefault="006038A5" w:rsidP="002872E1">
      <w:pPr>
        <w:spacing w:before="100" w:beforeAutospacing="1" w:after="100" w:afterAutospacing="1"/>
        <w:rPr>
          <w:ins w:id="50" w:author="Prijoles, Alexis Azucena (aap5du)" w:date="2021-04-20T17:27:00Z"/>
          <w:rFonts w:ascii="Times New Roman" w:eastAsia="Times New Roman" w:hAnsi="Times New Roman" w:cs="Times New Roman"/>
        </w:rPr>
      </w:pPr>
    </w:p>
    <w:p w14:paraId="61AA5947" w14:textId="3A94EE16" w:rsidR="006038A5" w:rsidRPr="006038A5" w:rsidRDefault="006038A5">
      <w:pPr>
        <w:pStyle w:val="Heading2"/>
        <w:rPr>
          <w:rPrChange w:id="51" w:author="Prijoles, Alexis Azucena (aap5du)" w:date="2021-04-20T17:27:00Z">
            <w:rPr>
              <w:rFonts w:ascii="Times New Roman" w:eastAsia="Times New Roman" w:hAnsi="Times New Roman" w:cs="Times New Roman"/>
            </w:rPr>
          </w:rPrChange>
        </w:rPr>
        <w:pPrChange w:id="52" w:author="Prijoles, Alexis Azucena (aap5du)" w:date="2021-04-20T17:27:00Z">
          <w:pPr>
            <w:spacing w:before="100" w:beforeAutospacing="1" w:after="100" w:afterAutospacing="1"/>
          </w:pPr>
        </w:pPrChange>
      </w:pPr>
      <w:bookmarkStart w:id="53" w:name="_Toc70196381"/>
      <w:ins w:id="54" w:author="Prijoles, Alexis Azucena (aap5du)" w:date="2021-04-20T17:27:00Z">
        <w:r>
          <w:t xml:space="preserve">Scope of this </w:t>
        </w:r>
      </w:ins>
      <w:r w:rsidR="00302454">
        <w:t>D</w:t>
      </w:r>
      <w:ins w:id="55" w:author="Prijoles, Alexis Azucena (aap5du)" w:date="2021-04-20T17:27:00Z">
        <w:r>
          <w:t>oc</w:t>
        </w:r>
        <w:r w:rsidR="000212A4">
          <w:t>ument</w:t>
        </w:r>
      </w:ins>
      <w:bookmarkEnd w:id="53"/>
    </w:p>
    <w:p w14:paraId="62115E10" w14:textId="20B2DB1D" w:rsidR="00337590" w:rsidRDefault="00714427"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Now that we have covered the basics, the </w:t>
      </w:r>
      <w:del w:id="56" w:author="Prijoles, Alexis Azucena (aap5du)" w:date="2021-04-20T17:28:00Z">
        <w:r>
          <w:rPr>
            <w:rFonts w:ascii="Times New Roman" w:eastAsia="Times New Roman" w:hAnsi="Times New Roman" w:cs="Times New Roman"/>
          </w:rPr>
          <w:delText>following sections</w:delText>
        </w:r>
      </w:del>
      <w:ins w:id="57" w:author="Prijoles, Alexis Azucena (aap5du)" w:date="2021-04-20T17:28:00Z">
        <w:r w:rsidR="00050EFE" w:rsidRPr="55CFF55E">
          <w:rPr>
            <w:rFonts w:ascii="Times New Roman" w:eastAsia="Times New Roman" w:hAnsi="Times New Roman" w:cs="Times New Roman"/>
          </w:rPr>
          <w:t>remainder of this document</w:t>
        </w:r>
      </w:ins>
      <w:r>
        <w:rPr>
          <w:rFonts w:ascii="Times New Roman" w:eastAsia="Times New Roman" w:hAnsi="Times New Roman" w:cs="Times New Roman"/>
        </w:rPr>
        <w:t xml:space="preserve"> will go into greater detail </w:t>
      </w:r>
      <w:r w:rsidR="002B4FE1">
        <w:rPr>
          <w:rFonts w:ascii="Times New Roman" w:eastAsia="Times New Roman" w:hAnsi="Times New Roman" w:cs="Times New Roman"/>
        </w:rPr>
        <w:t>and provide instructions for implementing a similar pipeline within your own AWS account for your own project</w:t>
      </w:r>
      <w:r w:rsidR="000F207A">
        <w:rPr>
          <w:rFonts w:ascii="Times New Roman" w:eastAsia="Times New Roman" w:hAnsi="Times New Roman" w:cs="Times New Roman"/>
        </w:rPr>
        <w:t xml:space="preserve">. </w:t>
      </w:r>
      <w:r w:rsidR="00D03346">
        <w:rPr>
          <w:rFonts w:ascii="Times New Roman" w:eastAsia="Times New Roman" w:hAnsi="Times New Roman" w:cs="Times New Roman"/>
        </w:rPr>
        <w:t xml:space="preserve">Appendix A contains a </w:t>
      </w:r>
      <w:r w:rsidR="00737808">
        <w:rPr>
          <w:rFonts w:ascii="Times New Roman" w:eastAsia="Times New Roman" w:hAnsi="Times New Roman" w:cs="Times New Roman"/>
        </w:rPr>
        <w:t xml:space="preserve">checklist of tasks to make sure you follow each step covered in the documentation. </w:t>
      </w:r>
      <w:r w:rsidR="000F207A">
        <w:rPr>
          <w:rFonts w:ascii="Times New Roman" w:eastAsia="Times New Roman" w:hAnsi="Times New Roman" w:cs="Times New Roman"/>
        </w:rPr>
        <w:t xml:space="preserve">Additionally, the </w:t>
      </w:r>
      <w:r w:rsidR="00737808">
        <w:rPr>
          <w:rFonts w:ascii="Times New Roman" w:eastAsia="Times New Roman" w:hAnsi="Times New Roman" w:cs="Times New Roman"/>
        </w:rPr>
        <w:t xml:space="preserve">remaining </w:t>
      </w:r>
      <w:r w:rsidR="000F207A">
        <w:rPr>
          <w:rFonts w:ascii="Times New Roman" w:eastAsia="Times New Roman" w:hAnsi="Times New Roman" w:cs="Times New Roman"/>
        </w:rPr>
        <w:t xml:space="preserve">appendices will cover a more in-depth code review for those with more advanced knowledge of Python, who want to dig deeper into understanding how each component works. </w:t>
      </w:r>
      <w:r w:rsidR="00B4412E">
        <w:rPr>
          <w:rFonts w:ascii="Times New Roman" w:eastAsia="Times New Roman" w:hAnsi="Times New Roman" w:cs="Times New Roman"/>
        </w:rPr>
        <w:t>Note that while it was easiest to present the pipeline design sequentially</w:t>
      </w:r>
      <w:r w:rsidR="00941AB0">
        <w:rPr>
          <w:rFonts w:ascii="Times New Roman" w:eastAsia="Times New Roman" w:hAnsi="Times New Roman" w:cs="Times New Roman"/>
        </w:rPr>
        <w:t xml:space="preserve">, mimicking how </w:t>
      </w:r>
      <w:r w:rsidR="00B4412E">
        <w:rPr>
          <w:rFonts w:ascii="Times New Roman" w:eastAsia="Times New Roman" w:hAnsi="Times New Roman" w:cs="Times New Roman"/>
        </w:rPr>
        <w:t>d</w:t>
      </w:r>
      <w:r w:rsidR="00941AB0">
        <w:rPr>
          <w:rFonts w:ascii="Times New Roman" w:eastAsia="Times New Roman" w:hAnsi="Times New Roman" w:cs="Times New Roman"/>
        </w:rPr>
        <w:t>a</w:t>
      </w:r>
      <w:r w:rsidR="00B4412E">
        <w:rPr>
          <w:rFonts w:ascii="Times New Roman" w:eastAsia="Times New Roman" w:hAnsi="Times New Roman" w:cs="Times New Roman"/>
        </w:rPr>
        <w:t>ta flow</w:t>
      </w:r>
      <w:r w:rsidR="00941AB0">
        <w:rPr>
          <w:rFonts w:ascii="Times New Roman" w:eastAsia="Times New Roman" w:hAnsi="Times New Roman" w:cs="Times New Roman"/>
        </w:rPr>
        <w:t>s</w:t>
      </w:r>
      <w:r w:rsidR="00B4412E">
        <w:rPr>
          <w:rFonts w:ascii="Times New Roman" w:eastAsia="Times New Roman" w:hAnsi="Times New Roman" w:cs="Times New Roman"/>
        </w:rPr>
        <w:t xml:space="preserve"> through the pipeline, </w:t>
      </w:r>
      <w:r w:rsidR="00322608">
        <w:rPr>
          <w:rFonts w:ascii="Times New Roman" w:eastAsia="Times New Roman" w:hAnsi="Times New Roman" w:cs="Times New Roman"/>
        </w:rPr>
        <w:t xml:space="preserve">implementation is not able to be performed </w:t>
      </w:r>
      <w:r w:rsidR="00081FB5">
        <w:rPr>
          <w:rFonts w:ascii="Times New Roman" w:eastAsia="Times New Roman" w:hAnsi="Times New Roman" w:cs="Times New Roman"/>
        </w:rPr>
        <w:t xml:space="preserve">strictly </w:t>
      </w:r>
      <w:r w:rsidR="00322608">
        <w:rPr>
          <w:rFonts w:ascii="Times New Roman" w:eastAsia="Times New Roman" w:hAnsi="Times New Roman" w:cs="Times New Roman"/>
        </w:rPr>
        <w:t>in that order</w:t>
      </w:r>
      <w:r w:rsidR="00081FB5">
        <w:rPr>
          <w:rFonts w:ascii="Times New Roman" w:eastAsia="Times New Roman" w:hAnsi="Times New Roman" w:cs="Times New Roman"/>
        </w:rPr>
        <w:t xml:space="preserve"> due to </w:t>
      </w:r>
      <w:r w:rsidR="00005811">
        <w:rPr>
          <w:rFonts w:ascii="Times New Roman" w:eastAsia="Times New Roman" w:hAnsi="Times New Roman" w:cs="Times New Roman"/>
        </w:rPr>
        <w:t>dependencies</w:t>
      </w:r>
      <w:r w:rsidR="00322608">
        <w:rPr>
          <w:rFonts w:ascii="Times New Roman" w:eastAsia="Times New Roman" w:hAnsi="Times New Roman" w:cs="Times New Roman"/>
        </w:rPr>
        <w:t xml:space="preserve">. Thus, the rest of the documentation </w:t>
      </w:r>
      <w:r w:rsidR="00B24173">
        <w:rPr>
          <w:rFonts w:ascii="Times New Roman" w:eastAsia="Times New Roman" w:hAnsi="Times New Roman" w:cs="Times New Roman"/>
        </w:rPr>
        <w:t>will cover each component as is easiest for implementation</w:t>
      </w:r>
      <w:del w:id="58" w:author="Prijoles, Alexis Azucena (aap5du)" w:date="2021-04-20T17:29:00Z">
        <w:r w:rsidR="00B24173">
          <w:rPr>
            <w:rFonts w:ascii="Times New Roman" w:eastAsia="Times New Roman" w:hAnsi="Times New Roman" w:cs="Times New Roman"/>
          </w:rPr>
          <w:delText>, but we</w:delText>
        </w:r>
      </w:del>
      <w:ins w:id="59" w:author="Prijoles, Alexis Azucena (aap5du)" w:date="2021-04-20T17:29:00Z">
        <w:r w:rsidR="00B9076F" w:rsidRPr="55CFF55E">
          <w:rPr>
            <w:rFonts w:ascii="Times New Roman" w:eastAsia="Times New Roman" w:hAnsi="Times New Roman" w:cs="Times New Roman"/>
          </w:rPr>
          <w:t>. For convenience, we</w:t>
        </w:r>
      </w:ins>
      <w:r w:rsidR="00B24173">
        <w:rPr>
          <w:rFonts w:ascii="Times New Roman" w:eastAsia="Times New Roman" w:hAnsi="Times New Roman" w:cs="Times New Roman"/>
        </w:rPr>
        <w:t xml:space="preserve"> will continually return to the diagram </w:t>
      </w:r>
      <w:del w:id="60" w:author="Prijoles, Alexis Azucena (aap5du)" w:date="2021-04-20T17:30:00Z">
        <w:r w:rsidR="00B24173">
          <w:rPr>
            <w:rFonts w:ascii="Times New Roman" w:eastAsia="Times New Roman" w:hAnsi="Times New Roman" w:cs="Times New Roman"/>
          </w:rPr>
          <w:delText xml:space="preserve">below </w:delText>
        </w:r>
      </w:del>
      <w:ins w:id="61" w:author="Prijoles, Alexis Azucena (aap5du)" w:date="2021-04-20T17:30:00Z">
        <w:r w:rsidR="00E44366" w:rsidRPr="55CFF55E">
          <w:rPr>
            <w:rFonts w:ascii="Times New Roman" w:eastAsia="Times New Roman" w:hAnsi="Times New Roman" w:cs="Times New Roman"/>
          </w:rPr>
          <w:t xml:space="preserve">in Figure 1 </w:t>
        </w:r>
      </w:ins>
      <w:r w:rsidR="00B24173">
        <w:rPr>
          <w:rFonts w:ascii="Times New Roman" w:eastAsia="Times New Roman" w:hAnsi="Times New Roman" w:cs="Times New Roman"/>
        </w:rPr>
        <w:t xml:space="preserve">to </w:t>
      </w:r>
      <w:r w:rsidR="002B47B5">
        <w:rPr>
          <w:rFonts w:ascii="Times New Roman" w:eastAsia="Times New Roman" w:hAnsi="Times New Roman" w:cs="Times New Roman"/>
        </w:rPr>
        <w:t>illustrate</w:t>
      </w:r>
      <w:r w:rsidR="00B24173">
        <w:rPr>
          <w:rFonts w:ascii="Times New Roman" w:eastAsia="Times New Roman" w:hAnsi="Times New Roman" w:cs="Times New Roman"/>
        </w:rPr>
        <w:t xml:space="preserve"> </w:t>
      </w:r>
      <w:r w:rsidR="002B47B5">
        <w:rPr>
          <w:rFonts w:ascii="Times New Roman" w:eastAsia="Times New Roman" w:hAnsi="Times New Roman" w:cs="Times New Roman"/>
        </w:rPr>
        <w:t>which aspect of the pipeline we are covering.</w:t>
      </w:r>
    </w:p>
    <w:p w14:paraId="6F3D13F7" w14:textId="4B33C01E" w:rsidR="00005811" w:rsidRPr="00675DF4" w:rsidRDefault="00480A97"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While we </w:t>
      </w:r>
      <w:r w:rsidR="005A423C">
        <w:rPr>
          <w:rFonts w:ascii="Times New Roman" w:eastAsia="Times New Roman" w:hAnsi="Times New Roman" w:cs="Times New Roman"/>
        </w:rPr>
        <w:t xml:space="preserve">order the sections by how we recommend implementing the entire pipeline, if you are </w:t>
      </w:r>
      <w:r w:rsidR="00792D2A">
        <w:rPr>
          <w:rFonts w:ascii="Times New Roman" w:eastAsia="Times New Roman" w:hAnsi="Times New Roman" w:cs="Times New Roman"/>
        </w:rPr>
        <w:t xml:space="preserve">interested in only a specific component of the pipeline, you can skip to that section. </w:t>
      </w:r>
      <w:r w:rsidR="00FD23AE">
        <w:rPr>
          <w:rFonts w:ascii="Times New Roman" w:eastAsia="Times New Roman" w:hAnsi="Times New Roman" w:cs="Times New Roman"/>
        </w:rPr>
        <w:t xml:space="preserve">Each section has detailed enough instructions to implement </w:t>
      </w:r>
      <w:r w:rsidR="00182519">
        <w:rPr>
          <w:rFonts w:ascii="Times New Roman" w:eastAsia="Times New Roman" w:hAnsi="Times New Roman" w:cs="Times New Roman"/>
        </w:rPr>
        <w:t xml:space="preserve">that portion of the pipeline independent of the larger picture. For example, if you only wish to learn how to write and deploy a Lambda function, </w:t>
      </w:r>
      <w:r w:rsidR="00675DF4">
        <w:rPr>
          <w:rFonts w:ascii="Times New Roman" w:eastAsia="Times New Roman" w:hAnsi="Times New Roman" w:cs="Times New Roman"/>
        </w:rPr>
        <w:t xml:space="preserve">reading and following the section </w:t>
      </w:r>
      <w:r w:rsidR="00675DF4" w:rsidRPr="00675DF4">
        <w:rPr>
          <w:rFonts w:ascii="Times New Roman" w:eastAsia="Times New Roman" w:hAnsi="Times New Roman" w:cs="Times New Roman"/>
          <w:i/>
          <w:iCs/>
        </w:rPr>
        <w:t>Lambda Function</w:t>
      </w:r>
      <w:r w:rsidR="00675DF4">
        <w:rPr>
          <w:rFonts w:ascii="Times New Roman" w:eastAsia="Times New Roman" w:hAnsi="Times New Roman" w:cs="Times New Roman"/>
          <w:i/>
          <w:iCs/>
        </w:rPr>
        <w:t xml:space="preserve">s </w:t>
      </w:r>
      <w:r w:rsidR="00675DF4">
        <w:rPr>
          <w:rFonts w:ascii="Times New Roman" w:eastAsia="Times New Roman" w:hAnsi="Times New Roman" w:cs="Times New Roman"/>
        </w:rPr>
        <w:t xml:space="preserve">will be sufficient for your needs. </w:t>
      </w:r>
      <w:r w:rsidR="00595109">
        <w:rPr>
          <w:rFonts w:ascii="Times New Roman" w:eastAsia="Times New Roman" w:hAnsi="Times New Roman" w:cs="Times New Roman"/>
        </w:rPr>
        <w:t xml:space="preserve">However, if you are doing so as part of a pipeline then there are dependencies, such as the S3 buckets accessed in your Lambda functions must </w:t>
      </w:r>
      <w:r w:rsidR="00C514E2">
        <w:rPr>
          <w:rFonts w:ascii="Times New Roman" w:eastAsia="Times New Roman" w:hAnsi="Times New Roman" w:cs="Times New Roman"/>
        </w:rPr>
        <w:t>already have been created. This document provides sufficient instructions for users whether they are concerned with only a particular component or the entire data pipeline.</w:t>
      </w:r>
    </w:p>
    <w:p w14:paraId="4D236E4A" w14:textId="74DA5A15" w:rsidR="0084076A" w:rsidRDefault="0084076A">
      <w:pPr>
        <w:rPr>
          <w:rFonts w:ascii="Times New Roman" w:eastAsia="Times New Roman" w:hAnsi="Times New Roman" w:cs="Times New Roman"/>
        </w:rPr>
      </w:pPr>
      <w:r>
        <w:rPr>
          <w:rFonts w:ascii="Times New Roman" w:eastAsia="Times New Roman" w:hAnsi="Times New Roman" w:cs="Times New Roman"/>
        </w:rPr>
        <w:br w:type="page"/>
      </w:r>
    </w:p>
    <w:p w14:paraId="342BA8D5" w14:textId="0C743763" w:rsidR="0D0353C9" w:rsidRDefault="0D0353C9" w:rsidP="55CFF55E">
      <w:pPr>
        <w:pStyle w:val="Heading1"/>
        <w:spacing w:line="259" w:lineRule="auto"/>
        <w:rPr>
          <w:rFonts w:eastAsia="Yu Gothic Light" w:cs="Times New Roman"/>
        </w:rPr>
      </w:pPr>
      <w:bookmarkStart w:id="62" w:name="_Toc70196382"/>
      <w:r>
        <w:t>Quick Start</w:t>
      </w:r>
      <w:bookmarkEnd w:id="62"/>
    </w:p>
    <w:p w14:paraId="2EE7C6E8" w14:textId="72416B3A" w:rsidR="55CFF55E" w:rsidRDefault="55CFF55E" w:rsidP="55CFF55E"/>
    <w:p w14:paraId="79CA5901" w14:textId="1C5B5D6E" w:rsidR="0D0353C9" w:rsidRDefault="0D0353C9" w:rsidP="39E88263">
      <w:pPr>
        <w:spacing w:beforeAutospacing="1" w:afterAutospacing="1"/>
        <w:rPr>
          <w:rFonts w:ascii="Times New Roman" w:eastAsia="Times New Roman" w:hAnsi="Times New Roman" w:cs="Times New Roman"/>
        </w:rPr>
      </w:pPr>
      <w:r w:rsidRPr="39E88263">
        <w:rPr>
          <w:rFonts w:ascii="Times New Roman" w:eastAsia="Times New Roman" w:hAnsi="Times New Roman" w:cs="Times New Roman"/>
        </w:rPr>
        <w:t>This section outlines a streamlined path to automatically deploy an example of our entire pipeline in several quick steps. If you are interested in a more in-depth explanation of each of the components in our pipeline, please proceed to the sections below.</w:t>
      </w:r>
      <w:r w:rsidR="05103427" w:rsidRPr="39E88263">
        <w:rPr>
          <w:rFonts w:ascii="Times New Roman" w:eastAsia="Times New Roman" w:hAnsi="Times New Roman" w:cs="Times New Roman"/>
        </w:rPr>
        <w:t xml:space="preserve"> These steps assume you already have an AWS account</w:t>
      </w:r>
      <w:r w:rsidR="10DC2D09" w:rsidRPr="39E88263">
        <w:rPr>
          <w:rFonts w:ascii="Times New Roman" w:eastAsia="Times New Roman" w:hAnsi="Times New Roman" w:cs="Times New Roman"/>
        </w:rPr>
        <w:t xml:space="preserve"> and knowledge of terminal commands.</w:t>
      </w:r>
      <w:r w:rsidR="001A6E6A" w:rsidRPr="39E88263">
        <w:rPr>
          <w:rFonts w:ascii="Times New Roman" w:eastAsia="Times New Roman" w:hAnsi="Times New Roman" w:cs="Times New Roman"/>
        </w:rPr>
        <w:t xml:space="preserve"> Note that </w:t>
      </w:r>
      <w:r w:rsidR="00186F73" w:rsidRPr="39E88263">
        <w:rPr>
          <w:rFonts w:ascii="Times New Roman" w:eastAsia="Times New Roman" w:hAnsi="Times New Roman" w:cs="Times New Roman"/>
        </w:rPr>
        <w:t xml:space="preserve">the database in this pipeline will be based on the </w:t>
      </w:r>
      <w:r w:rsidR="00587CAF" w:rsidRPr="39E88263">
        <w:rPr>
          <w:rFonts w:ascii="Times New Roman" w:eastAsia="Times New Roman" w:hAnsi="Times New Roman" w:cs="Times New Roman"/>
        </w:rPr>
        <w:t xml:space="preserve">TeachSIM </w:t>
      </w:r>
      <w:r w:rsidR="00186F73" w:rsidRPr="39E88263">
        <w:rPr>
          <w:rFonts w:ascii="Times New Roman" w:eastAsia="Times New Roman" w:hAnsi="Times New Roman" w:cs="Times New Roman"/>
        </w:rPr>
        <w:t>study we use</w:t>
      </w:r>
      <w:r w:rsidR="00587CAF" w:rsidRPr="39E88263">
        <w:rPr>
          <w:rFonts w:ascii="Times New Roman" w:eastAsia="Times New Roman" w:hAnsi="Times New Roman" w:cs="Times New Roman"/>
        </w:rPr>
        <w:t>d to design the pipeline</w:t>
      </w:r>
      <w:del w:id="63" w:author="Prijoles, Alexis Azucena (aap5du)" w:date="2021-04-26T17:08:00Z">
        <w:r w:rsidRPr="39E88263" w:rsidDel="00DB7FD6">
          <w:rPr>
            <w:rFonts w:ascii="Times New Roman" w:eastAsia="Times New Roman" w:hAnsi="Times New Roman" w:cs="Times New Roman"/>
          </w:rPr>
          <w:delText>, so i</w:delText>
        </w:r>
      </w:del>
      <w:ins w:id="64" w:author="Prijoles, Alexis Azucena (aap5du)" w:date="2021-04-26T17:08:00Z">
        <w:r w:rsidR="34462C73" w:rsidRPr="39E88263">
          <w:rPr>
            <w:rFonts w:ascii="Times New Roman" w:eastAsia="Times New Roman" w:hAnsi="Times New Roman" w:cs="Times New Roman"/>
          </w:rPr>
          <w:t>. I</w:t>
        </w:r>
      </w:ins>
      <w:r w:rsidR="00DB7FD6" w:rsidRPr="39E88263">
        <w:rPr>
          <w:rFonts w:ascii="Times New Roman" w:eastAsia="Times New Roman" w:hAnsi="Times New Roman" w:cs="Times New Roman"/>
        </w:rPr>
        <w:t xml:space="preserve">f </w:t>
      </w:r>
      <w:ins w:id="65" w:author="Prijoles, Alexis Azucena (aap5du)" w:date="2021-04-26T17:07:00Z">
        <w:r w:rsidR="03184EEC" w:rsidRPr="39E88263">
          <w:rPr>
            <w:rFonts w:ascii="Times New Roman" w:eastAsia="Times New Roman" w:hAnsi="Times New Roman" w:cs="Times New Roman"/>
          </w:rPr>
          <w:t xml:space="preserve">you </w:t>
        </w:r>
      </w:ins>
      <w:r w:rsidR="00DB7FD6" w:rsidRPr="39E88263">
        <w:rPr>
          <w:rFonts w:ascii="Times New Roman" w:eastAsia="Times New Roman" w:hAnsi="Times New Roman" w:cs="Times New Roman"/>
        </w:rPr>
        <w:t xml:space="preserve">wish to implement this pipeline for a study </w:t>
      </w:r>
      <w:r w:rsidR="003379DF" w:rsidRPr="39E88263">
        <w:rPr>
          <w:rFonts w:ascii="Times New Roman" w:eastAsia="Times New Roman" w:hAnsi="Times New Roman" w:cs="Times New Roman"/>
        </w:rPr>
        <w:t>with different specifications, you will need to follow the more detailed instructions outside of this section.</w:t>
      </w:r>
    </w:p>
    <w:p w14:paraId="1691A304" w14:textId="74BA112A" w:rsidR="55CFF55E" w:rsidRDefault="55CFF55E" w:rsidP="55CFF55E">
      <w:pPr>
        <w:spacing w:beforeAutospacing="1" w:afterAutospacing="1"/>
        <w:rPr>
          <w:rFonts w:ascii="Times New Roman" w:eastAsia="Times New Roman" w:hAnsi="Times New Roman" w:cs="Times New Roman"/>
        </w:rPr>
      </w:pPr>
    </w:p>
    <w:p w14:paraId="56CAEA3D" w14:textId="56EC5578" w:rsidR="208592F6" w:rsidRDefault="208592F6"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1. </w:t>
      </w:r>
      <w:r w:rsidR="27196413" w:rsidRPr="55CFF55E">
        <w:rPr>
          <w:rFonts w:ascii="Times New Roman" w:eastAsia="Times New Roman" w:hAnsi="Times New Roman" w:cs="Times New Roman"/>
        </w:rPr>
        <w:t xml:space="preserve">Clone our </w:t>
      </w:r>
      <w:hyperlink r:id="rId21">
        <w:r w:rsidR="27196413" w:rsidRPr="55CFF55E">
          <w:rPr>
            <w:rStyle w:val="Hyperlink"/>
            <w:rFonts w:ascii="Times New Roman" w:eastAsia="Times New Roman" w:hAnsi="Times New Roman" w:cs="Times New Roman"/>
          </w:rPr>
          <w:t>repository</w:t>
        </w:r>
      </w:hyperlink>
      <w:r w:rsidR="27196413" w:rsidRPr="55CFF55E">
        <w:rPr>
          <w:rFonts w:ascii="Times New Roman" w:eastAsia="Times New Roman" w:hAnsi="Times New Roman" w:cs="Times New Roman"/>
        </w:rPr>
        <w:t xml:space="preserve">. For steps on how to clone a repository, look </w:t>
      </w:r>
      <w:hyperlink r:id="rId22">
        <w:r w:rsidR="27196413" w:rsidRPr="55CFF55E">
          <w:rPr>
            <w:rStyle w:val="Hyperlink"/>
            <w:rFonts w:ascii="Times New Roman" w:eastAsia="Times New Roman" w:hAnsi="Times New Roman" w:cs="Times New Roman"/>
          </w:rPr>
          <w:t>here</w:t>
        </w:r>
      </w:hyperlink>
      <w:r w:rsidR="27196413" w:rsidRPr="55CFF55E">
        <w:rPr>
          <w:rFonts w:ascii="Times New Roman" w:eastAsia="Times New Roman" w:hAnsi="Times New Roman" w:cs="Times New Roman"/>
        </w:rPr>
        <w:t>.</w:t>
      </w:r>
    </w:p>
    <w:p w14:paraId="42429218" w14:textId="6DEAE816" w:rsidR="432FAD9B" w:rsidRDefault="432FAD9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2.</w:t>
      </w:r>
      <w:r w:rsidR="7FD8058E" w:rsidRPr="55CFF55E">
        <w:rPr>
          <w:rFonts w:ascii="Times New Roman" w:eastAsia="Times New Roman" w:hAnsi="Times New Roman" w:cs="Times New Roman"/>
        </w:rPr>
        <w:t xml:space="preserve"> </w:t>
      </w:r>
      <w:r w:rsidR="3B2AB893" w:rsidRPr="55CFF55E">
        <w:rPr>
          <w:rFonts w:ascii="Times New Roman" w:eastAsia="Times New Roman" w:hAnsi="Times New Roman" w:cs="Times New Roman"/>
        </w:rPr>
        <w:t>Navigate</w:t>
      </w:r>
      <w:r w:rsidR="106D645F" w:rsidRPr="55CFF55E">
        <w:rPr>
          <w:rFonts w:ascii="Times New Roman" w:eastAsia="Times New Roman" w:hAnsi="Times New Roman" w:cs="Times New Roman"/>
        </w:rPr>
        <w:t xml:space="preserve"> to the </w:t>
      </w:r>
      <w:hyperlink r:id="rId23">
        <w:r w:rsidR="1BD21B0C" w:rsidRPr="55CFF55E">
          <w:rPr>
            <w:rStyle w:val="Hyperlink"/>
            <w:rFonts w:ascii="Times New Roman" w:eastAsia="Times New Roman" w:hAnsi="Times New Roman" w:cs="Times New Roman"/>
          </w:rPr>
          <w:t>aws subdirectory</w:t>
        </w:r>
      </w:hyperlink>
      <w:r w:rsidR="1BD21B0C" w:rsidRPr="55CFF55E">
        <w:rPr>
          <w:rFonts w:ascii="Times New Roman" w:eastAsia="Times New Roman" w:hAnsi="Times New Roman" w:cs="Times New Roman"/>
        </w:rPr>
        <w:t xml:space="preserve"> within this cloned folder in your terminal.</w:t>
      </w:r>
    </w:p>
    <w:p w14:paraId="7CE9EA43" w14:textId="13166805" w:rsidR="318454FA" w:rsidRDefault="318454FA"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3.</w:t>
      </w:r>
      <w:r w:rsidR="6A807801" w:rsidRPr="55CFF55E">
        <w:rPr>
          <w:rFonts w:ascii="Times New Roman" w:eastAsia="Times New Roman" w:hAnsi="Times New Roman" w:cs="Times New Roman"/>
        </w:rPr>
        <w:t xml:space="preserve"> </w:t>
      </w:r>
      <w:r w:rsidR="1BD21B0C" w:rsidRPr="55CFF55E">
        <w:rPr>
          <w:rFonts w:ascii="Times New Roman" w:eastAsia="Times New Roman" w:hAnsi="Times New Roman" w:cs="Times New Roman"/>
        </w:rPr>
        <w:t>Run the following command in terminal</w:t>
      </w:r>
      <w:r w:rsidR="397B13C2" w:rsidRPr="55CFF55E">
        <w:rPr>
          <w:rFonts w:ascii="Times New Roman" w:eastAsia="Times New Roman" w:hAnsi="Times New Roman" w:cs="Times New Roman"/>
        </w:rPr>
        <w:t>:</w:t>
      </w:r>
    </w:p>
    <w:p w14:paraId="547D1275" w14:textId="27BDF607" w:rsidR="5680B284" w:rsidRDefault="5680B284" w:rsidP="39E88263">
      <w:pPr>
        <w:spacing w:beforeAutospacing="1" w:afterAutospacing="1"/>
      </w:pPr>
      <w:commentRangeStart w:id="66"/>
      <w:r>
        <w:rPr>
          <w:noProof/>
        </w:rPr>
        <w:drawing>
          <wp:inline distT="0" distB="0" distL="0" distR="0" wp14:anchorId="16DAEA0E" wp14:editId="27231519">
            <wp:extent cx="5943600" cy="314325"/>
            <wp:effectExtent l="0" t="0" r="0" b="0"/>
            <wp:docPr id="105558555" name="Picture 10555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58555"/>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commentRangeEnd w:id="66"/>
      <w:r>
        <w:rPr>
          <w:rStyle w:val="CommentReference"/>
        </w:rPr>
        <w:commentReference w:id="66"/>
      </w:r>
    </w:p>
    <w:p w14:paraId="77F69E3F" w14:textId="75891CF8" w:rsidR="55CFF55E" w:rsidRDefault="55CFF55E" w:rsidP="55CFF55E">
      <w:pPr>
        <w:spacing w:beforeAutospacing="1" w:afterAutospacing="1"/>
        <w:rPr>
          <w:rFonts w:ascii="Times New Roman" w:eastAsia="Times New Roman" w:hAnsi="Times New Roman" w:cs="Times New Roman"/>
        </w:rPr>
      </w:pPr>
      <w:r>
        <w:br/>
      </w:r>
      <w:r w:rsidR="61031C70" w:rsidRPr="55CFF55E">
        <w:rPr>
          <w:rFonts w:ascii="Times New Roman" w:eastAsia="Times New Roman" w:hAnsi="Times New Roman" w:cs="Times New Roman"/>
        </w:rPr>
        <w:t>This will prompt you to name the S3 buckets that will be required to spin up our pipeline. Please note: S3 buckets need to be globally unique</w:t>
      </w:r>
      <w:r w:rsidR="21E1357B" w:rsidRPr="55CFF55E">
        <w:rPr>
          <w:rFonts w:ascii="Times New Roman" w:eastAsia="Times New Roman" w:hAnsi="Times New Roman" w:cs="Times New Roman"/>
        </w:rPr>
        <w:t>. An example of this process is shown below.</w:t>
      </w:r>
    </w:p>
    <w:p w14:paraId="143966AD" w14:textId="1E265BE7" w:rsidR="21E1357B" w:rsidRDefault="21E1357B" w:rsidP="55CFF55E">
      <w:pPr>
        <w:spacing w:beforeAutospacing="1" w:afterAutospacing="1"/>
        <w:rPr>
          <w:rFonts w:ascii="Times New Roman" w:eastAsia="Times New Roman" w:hAnsi="Times New Roman" w:cs="Times New Roman"/>
        </w:rPr>
      </w:pPr>
      <w:r>
        <w:rPr>
          <w:noProof/>
        </w:rPr>
        <w:drawing>
          <wp:inline distT="0" distB="0" distL="0" distR="0" wp14:anchorId="40012CF0" wp14:editId="0F17463E">
            <wp:extent cx="5943600" cy="1152525"/>
            <wp:effectExtent l="0" t="0" r="0" b="0"/>
            <wp:docPr id="1205289056" name="Picture 120528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289056"/>
                    <pic:cNvPicPr/>
                  </pic:nvPicPr>
                  <pic:blipFill>
                    <a:blip r:embed="rId25">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0EAFB123" w14:textId="38ECDECC" w:rsidR="21E1357B" w:rsidRDefault="21E1357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After naming the buckets, the process will spin up the entire pipeline. This process may take some time as the database takes some time to create.</w:t>
      </w:r>
    </w:p>
    <w:p w14:paraId="4AC8245D" w14:textId="4CE17B9E" w:rsidR="21E1357B" w:rsidRDefault="21E1357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4. </w:t>
      </w:r>
      <w:r w:rsidR="317C6F5B" w:rsidRPr="55CFF55E">
        <w:rPr>
          <w:rFonts w:ascii="Times New Roman" w:eastAsia="Times New Roman" w:hAnsi="Times New Roman" w:cs="Times New Roman"/>
        </w:rPr>
        <w:t>After the pipeline has been built, the pipeline does not yet have data in it. To add the sample files to your AWS raw data S3 bucket, run the following command</w:t>
      </w:r>
      <w:r w:rsidR="3BD4EE3D" w:rsidRPr="55CFF55E">
        <w:rPr>
          <w:rFonts w:ascii="Times New Roman" w:eastAsia="Times New Roman" w:hAnsi="Times New Roman" w:cs="Times New Roman"/>
        </w:rPr>
        <w:t>, which will prompt you for the name of your raw data S3 bucket</w:t>
      </w:r>
      <w:r w:rsidR="317C6F5B" w:rsidRPr="55CFF55E">
        <w:rPr>
          <w:rFonts w:ascii="Times New Roman" w:eastAsia="Times New Roman" w:hAnsi="Times New Roman" w:cs="Times New Roman"/>
        </w:rPr>
        <w:t>:</w:t>
      </w:r>
    </w:p>
    <w:p w14:paraId="075088F5" w14:textId="6271D824" w:rsidR="3713A5FD" w:rsidRDefault="3713A5FD" w:rsidP="55CFF55E">
      <w:pPr>
        <w:spacing w:beforeAutospacing="1" w:afterAutospacing="1"/>
        <w:rPr>
          <w:rFonts w:ascii="Times New Roman" w:eastAsia="Times New Roman" w:hAnsi="Times New Roman" w:cs="Times New Roman"/>
        </w:rPr>
      </w:pPr>
      <w:r>
        <w:rPr>
          <w:noProof/>
        </w:rPr>
        <w:drawing>
          <wp:inline distT="0" distB="0" distL="0" distR="0" wp14:anchorId="3266C5D7" wp14:editId="245C0E0E">
            <wp:extent cx="5943600" cy="571500"/>
            <wp:effectExtent l="0" t="0" r="0" b="0"/>
            <wp:docPr id="1593923869" name="Picture 159392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923869"/>
                    <pic:cNvPicPr/>
                  </pic:nvPicPr>
                  <pic:blipFill>
                    <a:blip r:embed="rId26">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7B4B6A55" w14:textId="1F994A9D" w:rsidR="35564C4C" w:rsidRDefault="35564C4C"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5. After the steps above, the pipeline will be created; navigate to your AWS console to see the resources created. </w:t>
      </w:r>
    </w:p>
    <w:p w14:paraId="5F031EE3" w14:textId="1C820D87" w:rsidR="35564C4C" w:rsidRDefault="35564C4C"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6. To delete the entire pipeline, run the following command in your terminal:</w:t>
      </w:r>
    </w:p>
    <w:p w14:paraId="5F82F9A3" w14:textId="0401BEAC" w:rsidR="35564C4C" w:rsidRDefault="35564C4C" w:rsidP="55CFF55E">
      <w:pPr>
        <w:spacing w:beforeAutospacing="1" w:afterAutospacing="1"/>
        <w:rPr>
          <w:rFonts w:ascii="Times New Roman" w:eastAsia="Times New Roman" w:hAnsi="Times New Roman" w:cs="Times New Roman"/>
        </w:rPr>
      </w:pPr>
      <w:r>
        <w:rPr>
          <w:noProof/>
        </w:rPr>
        <w:drawing>
          <wp:inline distT="0" distB="0" distL="0" distR="0" wp14:anchorId="434A6778" wp14:editId="7DCF83CE">
            <wp:extent cx="5943600" cy="285750"/>
            <wp:effectExtent l="0" t="0" r="0" b="0"/>
            <wp:docPr id="1950140850" name="Picture 195014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140850"/>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750"/>
                    </a:xfrm>
                    <a:prstGeom prst="rect">
                      <a:avLst/>
                    </a:prstGeom>
                  </pic:spPr>
                </pic:pic>
              </a:graphicData>
            </a:graphic>
          </wp:inline>
        </w:drawing>
      </w:r>
    </w:p>
    <w:p w14:paraId="6F5D133B" w14:textId="4CE10F97" w:rsidR="55CFF55E" w:rsidRDefault="55CFF55E" w:rsidP="55CFF55E">
      <w:pPr>
        <w:spacing w:beforeAutospacing="1" w:afterAutospacing="1"/>
      </w:pPr>
    </w:p>
    <w:p w14:paraId="59154D21" w14:textId="21CC05E9" w:rsidR="0084076A" w:rsidRDefault="0084076A">
      <w:r>
        <w:br w:type="page"/>
      </w:r>
    </w:p>
    <w:p w14:paraId="2B0B8AD8" w14:textId="77777777" w:rsidR="0051725A" w:rsidRDefault="0051725A" w:rsidP="55CFF55E">
      <w:pPr>
        <w:spacing w:beforeAutospacing="1" w:afterAutospacing="1"/>
      </w:pPr>
    </w:p>
    <w:p w14:paraId="50F4359E" w14:textId="0A1B1EA1" w:rsidR="00A12510" w:rsidRDefault="0046050C" w:rsidP="0095586D">
      <w:pPr>
        <w:pStyle w:val="Heading1"/>
      </w:pPr>
      <w:bookmarkStart w:id="67" w:name="_Toc70196383"/>
      <w:r>
        <w:t>S3 Buckets</w:t>
      </w:r>
      <w:bookmarkEnd w:id="67"/>
    </w:p>
    <w:p w14:paraId="55655A06" w14:textId="0CB9B490" w:rsidR="0034235D" w:rsidRDefault="0034235D">
      <w:pPr>
        <w:rPr>
          <w:rFonts w:ascii="Franklin Gothic Medium" w:hAnsi="Franklin Gothic Medium"/>
          <w:sz w:val="28"/>
          <w:szCs w:val="28"/>
        </w:rPr>
      </w:pPr>
    </w:p>
    <w:p w14:paraId="22266555" w14:textId="41FC2066" w:rsidR="00B81300" w:rsidRDefault="003379DF">
      <w:pPr>
        <w:rPr>
          <w:rFonts w:ascii="Times New Roman" w:hAnsi="Times New Roman" w:cs="Times New Roman"/>
        </w:rPr>
      </w:pPr>
      <w:r>
        <w:rPr>
          <w:rFonts w:ascii="Times New Roman" w:hAnsi="Times New Roman" w:cs="Times New Roman"/>
        </w:rPr>
        <w:t>This section covers</w:t>
      </w:r>
      <w:r w:rsidR="00F957F0">
        <w:rPr>
          <w:rFonts w:ascii="Times New Roman" w:hAnsi="Times New Roman" w:cs="Times New Roman"/>
        </w:rPr>
        <w:t xml:space="preserve"> how to </w:t>
      </w:r>
      <w:r w:rsidR="00B64767">
        <w:rPr>
          <w:rFonts w:ascii="Times New Roman" w:hAnsi="Times New Roman" w:cs="Times New Roman"/>
        </w:rPr>
        <w:t xml:space="preserve">set up an S3 bucket in AWS. As seen </w:t>
      </w:r>
      <w:r w:rsidR="0065693A">
        <w:rPr>
          <w:rFonts w:ascii="Times New Roman" w:hAnsi="Times New Roman" w:cs="Times New Roman"/>
        </w:rPr>
        <w:t xml:space="preserve">in the diagram </w:t>
      </w:r>
      <w:r w:rsidR="00B64767">
        <w:rPr>
          <w:rFonts w:ascii="Times New Roman" w:hAnsi="Times New Roman" w:cs="Times New Roman"/>
        </w:rPr>
        <w:t xml:space="preserve">below, there are two S3 buckets in the </w:t>
      </w:r>
      <w:r w:rsidR="0065693A">
        <w:rPr>
          <w:rFonts w:ascii="Times New Roman" w:hAnsi="Times New Roman" w:cs="Times New Roman"/>
        </w:rPr>
        <w:t xml:space="preserve">data </w:t>
      </w:r>
      <w:r w:rsidR="00B64767">
        <w:rPr>
          <w:rFonts w:ascii="Times New Roman" w:hAnsi="Times New Roman" w:cs="Times New Roman"/>
        </w:rPr>
        <w:t xml:space="preserve">pipeline </w:t>
      </w:r>
      <w:r w:rsidR="0065693A">
        <w:rPr>
          <w:rFonts w:ascii="Times New Roman" w:hAnsi="Times New Roman" w:cs="Times New Roman"/>
        </w:rPr>
        <w:t>and they are highlighted in blue.</w:t>
      </w:r>
    </w:p>
    <w:p w14:paraId="0A0FB15B" w14:textId="17139633" w:rsidR="003B4B56" w:rsidRDefault="003B4B56">
      <w:pPr>
        <w:rPr>
          <w:rFonts w:ascii="Times New Roman" w:hAnsi="Times New Roman" w:cs="Times New Roman"/>
        </w:rPr>
      </w:pPr>
    </w:p>
    <w:p w14:paraId="0C2DB130" w14:textId="7728D606" w:rsidR="003B4B56" w:rsidRDefault="003B4B56">
      <w:pPr>
        <w:rPr>
          <w:rFonts w:ascii="Times New Roman" w:hAnsi="Times New Roman" w:cs="Times New Roman"/>
        </w:rPr>
      </w:pPr>
      <w:r>
        <w:rPr>
          <w:noProof/>
        </w:rPr>
        <w:drawing>
          <wp:inline distT="0" distB="0" distL="0" distR="0" wp14:anchorId="2F73CFC0" wp14:editId="4F3C0A24">
            <wp:extent cx="5700411" cy="3378223"/>
            <wp:effectExtent l="0" t="0" r="0" b="0"/>
            <wp:docPr id="6" name="Picture 6"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00411" cy="3378223"/>
                    </a:xfrm>
                    <a:prstGeom prst="rect">
                      <a:avLst/>
                    </a:prstGeom>
                  </pic:spPr>
                </pic:pic>
              </a:graphicData>
            </a:graphic>
          </wp:inline>
        </w:drawing>
      </w:r>
    </w:p>
    <w:p w14:paraId="3FAC313B" w14:textId="2C76EAD4" w:rsidR="003B4B56" w:rsidRDefault="003B4B56">
      <w:pPr>
        <w:rPr>
          <w:rFonts w:ascii="Times New Roman" w:hAnsi="Times New Roman" w:cs="Times New Roman"/>
        </w:rPr>
      </w:pPr>
    </w:p>
    <w:p w14:paraId="593642BC" w14:textId="624677F8" w:rsidR="003B4B56" w:rsidRDefault="009D63A6">
      <w:pPr>
        <w:rPr>
          <w:rFonts w:ascii="Times New Roman" w:hAnsi="Times New Roman" w:cs="Times New Roman"/>
        </w:rPr>
      </w:pPr>
      <w:r>
        <w:rPr>
          <w:rFonts w:ascii="Times New Roman" w:hAnsi="Times New Roman" w:cs="Times New Roman"/>
        </w:rPr>
        <w:t xml:space="preserve">First, login to </w:t>
      </w:r>
      <w:r w:rsidR="003F7E67">
        <w:rPr>
          <w:rFonts w:ascii="Times New Roman" w:hAnsi="Times New Roman" w:cs="Times New Roman"/>
        </w:rPr>
        <w:t>your AWS Management Console. From the services dropdown in the top-left corner, select S3</w:t>
      </w:r>
      <w:r w:rsidR="00DA10B8">
        <w:rPr>
          <w:rFonts w:ascii="Times New Roman" w:hAnsi="Times New Roman" w:cs="Times New Roman"/>
        </w:rPr>
        <w:t xml:space="preserve"> under the Storage category</w:t>
      </w:r>
      <w:r w:rsidR="003F7E67">
        <w:rPr>
          <w:rFonts w:ascii="Times New Roman" w:hAnsi="Times New Roman" w:cs="Times New Roman"/>
        </w:rPr>
        <w:t xml:space="preserve">. </w:t>
      </w:r>
      <w:r w:rsidR="00DC6349">
        <w:rPr>
          <w:rFonts w:ascii="Times New Roman" w:hAnsi="Times New Roman" w:cs="Times New Roman"/>
        </w:rPr>
        <w:t xml:space="preserve">If you cannot locate the services dropdown, you can simply use the search bar to search for and select S3. </w:t>
      </w:r>
      <w:r w:rsidR="00DB213F">
        <w:rPr>
          <w:rFonts w:ascii="Times New Roman" w:hAnsi="Times New Roman" w:cs="Times New Roman"/>
        </w:rPr>
        <w:t>See below for an image of the Services dropdown.</w:t>
      </w:r>
    </w:p>
    <w:p w14:paraId="44753E7C" w14:textId="77777777" w:rsidR="004F112B" w:rsidRDefault="004F112B">
      <w:pPr>
        <w:rPr>
          <w:rFonts w:ascii="Times New Roman" w:hAnsi="Times New Roman" w:cs="Times New Roman"/>
        </w:rPr>
      </w:pPr>
    </w:p>
    <w:p w14:paraId="552E1745" w14:textId="60D2A9B1" w:rsidR="00DB213F" w:rsidRDefault="004F112B">
      <w:pPr>
        <w:jc w:val="center"/>
        <w:rPr>
          <w:rFonts w:ascii="Times New Roman" w:hAnsi="Times New Roman" w:cs="Times New Roman"/>
        </w:rPr>
        <w:pPrChange w:id="68" w:author="Prijoles, Alexis Azucena (aap5du)" w:date="2021-04-24T20:28:00Z">
          <w:pPr/>
        </w:pPrChange>
      </w:pPr>
      <w:r>
        <w:rPr>
          <w:noProof/>
        </w:rPr>
        <w:drawing>
          <wp:inline distT="0" distB="0" distL="0" distR="0" wp14:anchorId="0CC4E284" wp14:editId="77F53689">
            <wp:extent cx="3803515" cy="1928170"/>
            <wp:effectExtent l="0" t="0" r="0" b="254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3803515" cy="1928170"/>
                    </a:xfrm>
                    <a:prstGeom prst="rect">
                      <a:avLst/>
                    </a:prstGeom>
                  </pic:spPr>
                </pic:pic>
              </a:graphicData>
            </a:graphic>
          </wp:inline>
        </w:drawing>
      </w:r>
    </w:p>
    <w:p w14:paraId="44AA79A8" w14:textId="77777777" w:rsidR="00B317A6" w:rsidRDefault="00B317A6">
      <w:pPr>
        <w:rPr>
          <w:ins w:id="69" w:author="Prijoles, Alexis Azucena (aap5du)" w:date="2021-04-20T17:30:00Z"/>
          <w:rFonts w:ascii="Times New Roman" w:hAnsi="Times New Roman" w:cs="Times New Roman"/>
        </w:rPr>
      </w:pPr>
    </w:p>
    <w:p w14:paraId="76C43F7B" w14:textId="7ECAC9BE" w:rsidR="00DB213F" w:rsidRDefault="00775D16">
      <w:pPr>
        <w:rPr>
          <w:rFonts w:ascii="Times New Roman" w:hAnsi="Times New Roman" w:cs="Times New Roman"/>
        </w:rPr>
      </w:pPr>
      <w:r>
        <w:rPr>
          <w:rFonts w:ascii="Times New Roman" w:hAnsi="Times New Roman" w:cs="Times New Roman"/>
        </w:rPr>
        <w:t>Now that we are on the Amazon S3 page, we can see a list of all of our existing S3 buckets as seen below. To create a new bucket, click the orange Create Bucket button in the top right corner.</w:t>
      </w:r>
    </w:p>
    <w:p w14:paraId="6C69DFC2" w14:textId="2D343DB2" w:rsidR="003B4B56" w:rsidRDefault="003B4B56">
      <w:pPr>
        <w:rPr>
          <w:rFonts w:ascii="Times New Roman" w:hAnsi="Times New Roman" w:cs="Times New Roman"/>
        </w:rPr>
      </w:pPr>
    </w:p>
    <w:p w14:paraId="5F8E6099" w14:textId="4ABD645E" w:rsidR="003B4B56" w:rsidRDefault="00775D16">
      <w:pPr>
        <w:jc w:val="center"/>
        <w:rPr>
          <w:rFonts w:ascii="Times New Roman" w:hAnsi="Times New Roman" w:cs="Times New Roman"/>
        </w:rPr>
        <w:pPrChange w:id="70" w:author="Prijoles, Alexis Azucena (aap5du)" w:date="2021-04-24T20:28:00Z">
          <w:pPr/>
        </w:pPrChange>
      </w:pPr>
      <w:r>
        <w:rPr>
          <w:noProof/>
        </w:rPr>
        <w:drawing>
          <wp:inline distT="0" distB="0" distL="0" distR="0" wp14:anchorId="5EC03A3F" wp14:editId="4DA67CD6">
            <wp:extent cx="5136203" cy="2599929"/>
            <wp:effectExtent l="0" t="0" r="0" b="3810"/>
            <wp:docPr id="8" name="Picture 8"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136203" cy="2599929"/>
                    </a:xfrm>
                    <a:prstGeom prst="rect">
                      <a:avLst/>
                    </a:prstGeom>
                  </pic:spPr>
                </pic:pic>
              </a:graphicData>
            </a:graphic>
          </wp:inline>
        </w:drawing>
      </w:r>
    </w:p>
    <w:p w14:paraId="0C07781F" w14:textId="7A1D5FC0" w:rsidR="003B4B56" w:rsidRDefault="003B4B56">
      <w:pPr>
        <w:rPr>
          <w:rFonts w:ascii="Times New Roman" w:hAnsi="Times New Roman" w:cs="Times New Roman"/>
        </w:rPr>
      </w:pPr>
    </w:p>
    <w:p w14:paraId="2766FED3" w14:textId="77777777" w:rsidR="00B317A6" w:rsidRDefault="00B317A6">
      <w:pPr>
        <w:rPr>
          <w:ins w:id="71" w:author="Prijoles, Alexis Azucena (aap5du)" w:date="2021-04-20T17:30:00Z"/>
          <w:rFonts w:ascii="Times New Roman" w:hAnsi="Times New Roman" w:cs="Times New Roman"/>
        </w:rPr>
      </w:pPr>
    </w:p>
    <w:p w14:paraId="53EF32C6" w14:textId="17C770C5" w:rsidR="002800AE" w:rsidRDefault="002800AE">
      <w:pPr>
        <w:rPr>
          <w:rFonts w:ascii="Times New Roman" w:hAnsi="Times New Roman" w:cs="Times New Roman"/>
        </w:rPr>
      </w:pPr>
      <w:r>
        <w:rPr>
          <w:rFonts w:ascii="Times New Roman" w:hAnsi="Times New Roman" w:cs="Times New Roman"/>
        </w:rPr>
        <w:t xml:space="preserve">Here, you will specify the bucket name and AWS region. </w:t>
      </w:r>
      <w:r w:rsidRPr="004E6606">
        <w:rPr>
          <w:rFonts w:ascii="Times New Roman" w:hAnsi="Times New Roman" w:cs="Times New Roman"/>
          <w:b/>
          <w:bCs/>
        </w:rPr>
        <w:t>Make sure that whichever region you cho</w:t>
      </w:r>
      <w:r w:rsidR="00690FBD" w:rsidRPr="004E6606">
        <w:rPr>
          <w:rFonts w:ascii="Times New Roman" w:hAnsi="Times New Roman" w:cs="Times New Roman"/>
          <w:b/>
          <w:bCs/>
        </w:rPr>
        <w:t xml:space="preserve">ose now, you use in every aspect of the pipeline because that is required for integration of components. </w:t>
      </w:r>
      <w:r w:rsidR="00690FBD">
        <w:rPr>
          <w:rFonts w:ascii="Times New Roman" w:hAnsi="Times New Roman" w:cs="Times New Roman"/>
        </w:rPr>
        <w:t xml:space="preserve">We name our raw data bucket “sera-raw-data” and our clean data bucket </w:t>
      </w:r>
      <w:r w:rsidR="00D04391">
        <w:rPr>
          <w:rFonts w:ascii="Times New Roman" w:hAnsi="Times New Roman" w:cs="Times New Roman"/>
        </w:rPr>
        <w:t>“sera-parsed-data”</w:t>
      </w:r>
      <w:r w:rsidR="00983A77">
        <w:rPr>
          <w:rFonts w:ascii="Times New Roman" w:hAnsi="Times New Roman" w:cs="Times New Roman"/>
        </w:rPr>
        <w:t>,</w:t>
      </w:r>
      <w:r w:rsidR="00D04391">
        <w:rPr>
          <w:rFonts w:ascii="Times New Roman" w:hAnsi="Times New Roman" w:cs="Times New Roman"/>
        </w:rPr>
        <w:t xml:space="preserve"> but you are free to choose whatever names you would like.</w:t>
      </w:r>
    </w:p>
    <w:p w14:paraId="042BAF9C" w14:textId="77777777" w:rsidR="003B4B56" w:rsidRPr="00F957F0" w:rsidRDefault="003B4B56">
      <w:pPr>
        <w:rPr>
          <w:rFonts w:ascii="Times New Roman" w:hAnsi="Times New Roman" w:cs="Times New Roman"/>
        </w:rPr>
      </w:pPr>
    </w:p>
    <w:p w14:paraId="3D9D3282" w14:textId="77777777" w:rsidR="00B81300" w:rsidRDefault="00B81300">
      <w:pPr>
        <w:rPr>
          <w:rFonts w:ascii="Franklin Gothic Medium" w:hAnsi="Franklin Gothic Medium"/>
          <w:sz w:val="28"/>
          <w:szCs w:val="28"/>
        </w:rPr>
      </w:pPr>
    </w:p>
    <w:p w14:paraId="501706BA" w14:textId="77777777" w:rsidR="00D04391" w:rsidRDefault="002800AE">
      <w:pPr>
        <w:jc w:val="center"/>
        <w:rPr>
          <w:rFonts w:ascii="Franklin Gothic Medium" w:hAnsi="Franklin Gothic Medium"/>
          <w:sz w:val="28"/>
          <w:szCs w:val="28"/>
        </w:rPr>
        <w:pPrChange w:id="72" w:author="Prijoles, Alexis Azucena (aap5du)" w:date="2021-04-24T20:28:00Z">
          <w:pPr/>
        </w:pPrChange>
      </w:pPr>
      <w:r>
        <w:rPr>
          <w:noProof/>
        </w:rPr>
        <w:drawing>
          <wp:inline distT="0" distB="0" distL="0" distR="0" wp14:anchorId="1374A0C4" wp14:editId="2102FF50">
            <wp:extent cx="4639396" cy="2752927"/>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4639396" cy="2752927"/>
                    </a:xfrm>
                    <a:prstGeom prst="rect">
                      <a:avLst/>
                    </a:prstGeom>
                  </pic:spPr>
                </pic:pic>
              </a:graphicData>
            </a:graphic>
          </wp:inline>
        </w:drawing>
      </w:r>
    </w:p>
    <w:p w14:paraId="5DF9AEAC" w14:textId="77777777" w:rsidR="00D04391" w:rsidRDefault="00D04391">
      <w:pPr>
        <w:rPr>
          <w:rFonts w:ascii="Franklin Gothic Medium" w:hAnsi="Franklin Gothic Medium"/>
          <w:sz w:val="28"/>
          <w:szCs w:val="28"/>
        </w:rPr>
      </w:pPr>
    </w:p>
    <w:p w14:paraId="5A448B92" w14:textId="77777777" w:rsidR="004E6606" w:rsidRDefault="004E6606" w:rsidP="005046B3">
      <w:pPr>
        <w:rPr>
          <w:rFonts w:ascii="Times New Roman" w:hAnsi="Times New Roman" w:cs="Times New Roman"/>
          <w:color w:val="FF0000"/>
        </w:rPr>
      </w:pPr>
    </w:p>
    <w:p w14:paraId="505381D4" w14:textId="44B1FD5D" w:rsidR="004E6606" w:rsidRPr="00BA26A2" w:rsidRDefault="001E4C16" w:rsidP="005046B3">
      <w:pPr>
        <w:rPr>
          <w:rFonts w:ascii="Times New Roman" w:hAnsi="Times New Roman" w:cs="Times New Roman"/>
        </w:rPr>
      </w:pPr>
      <w:r>
        <w:rPr>
          <w:rFonts w:ascii="Times New Roman" w:hAnsi="Times New Roman" w:cs="Times New Roman"/>
        </w:rPr>
        <w:t>We can leave the rest of the settings to their default value</w:t>
      </w:r>
      <w:r w:rsidR="00BA26A2">
        <w:rPr>
          <w:rFonts w:ascii="Times New Roman" w:hAnsi="Times New Roman" w:cs="Times New Roman"/>
        </w:rPr>
        <w:t xml:space="preserve">s. This includes leaving the box checked to “Block </w:t>
      </w:r>
      <w:r w:rsidR="00BA26A2">
        <w:rPr>
          <w:rFonts w:ascii="Times New Roman" w:hAnsi="Times New Roman" w:cs="Times New Roman"/>
          <w:i/>
          <w:iCs/>
        </w:rPr>
        <w:t xml:space="preserve">all </w:t>
      </w:r>
      <w:r w:rsidR="00BA26A2">
        <w:rPr>
          <w:rFonts w:ascii="Times New Roman" w:hAnsi="Times New Roman" w:cs="Times New Roman"/>
        </w:rPr>
        <w:t>public access”</w:t>
      </w:r>
      <w:r w:rsidR="00DD6721">
        <w:rPr>
          <w:rFonts w:ascii="Times New Roman" w:hAnsi="Times New Roman" w:cs="Times New Roman"/>
        </w:rPr>
        <w:t xml:space="preserve">, having Bucket Versioning set to “Disable”, and </w:t>
      </w:r>
      <w:r w:rsidR="004F46E0">
        <w:rPr>
          <w:rFonts w:ascii="Times New Roman" w:hAnsi="Times New Roman" w:cs="Times New Roman"/>
        </w:rPr>
        <w:t>Server-side encryption to “Disable”. You can then hit the orange “Create Bucket” button at the bottom of the screen</w:t>
      </w:r>
      <w:r w:rsidR="00F87FFC">
        <w:rPr>
          <w:rFonts w:ascii="Times New Roman" w:hAnsi="Times New Roman" w:cs="Times New Roman"/>
        </w:rPr>
        <w:t>.</w:t>
      </w:r>
    </w:p>
    <w:p w14:paraId="251E1674" w14:textId="20D90BFA" w:rsidR="002B2EBE" w:rsidRDefault="002B2EBE">
      <w:pPr>
        <w:rPr>
          <w:rFonts w:ascii="Times New Roman" w:hAnsi="Times New Roman" w:cs="Times New Roman"/>
          <w:color w:val="000000" w:themeColor="text1"/>
        </w:rPr>
      </w:pPr>
    </w:p>
    <w:p w14:paraId="0F9EB448" w14:textId="5A4D15CC" w:rsidR="00742AC2" w:rsidRDefault="002B2EBE">
      <w:pPr>
        <w:rPr>
          <w:rFonts w:ascii="Times New Roman" w:hAnsi="Times New Roman" w:cs="Times New Roman"/>
          <w:color w:val="000000" w:themeColor="text1"/>
        </w:rPr>
      </w:pPr>
      <w:r>
        <w:rPr>
          <w:rFonts w:ascii="Times New Roman" w:hAnsi="Times New Roman" w:cs="Times New Roman"/>
          <w:color w:val="000000" w:themeColor="text1"/>
        </w:rPr>
        <w:t>Now that you have successfully created a bucket, it will appear on your S3 Buckets page that we showed above. Make sure to create both the bucket for raw data and the bucket for cleaned data</w:t>
      </w:r>
      <w:r w:rsidR="00742AC2">
        <w:rPr>
          <w:rFonts w:ascii="Times New Roman" w:hAnsi="Times New Roman" w:cs="Times New Roman"/>
          <w:color w:val="000000" w:themeColor="text1"/>
        </w:rPr>
        <w:t xml:space="preserve">. </w:t>
      </w:r>
      <w:r w:rsidR="00AA2502">
        <w:rPr>
          <w:rFonts w:ascii="Times New Roman" w:hAnsi="Times New Roman" w:cs="Times New Roman"/>
          <w:color w:val="000000" w:themeColor="text1"/>
        </w:rPr>
        <w:t>If you are following along for the entire pipeline, t</w:t>
      </w:r>
      <w:r w:rsidR="00742AC2">
        <w:rPr>
          <w:rFonts w:ascii="Times New Roman" w:hAnsi="Times New Roman" w:cs="Times New Roman"/>
          <w:color w:val="000000" w:themeColor="text1"/>
        </w:rPr>
        <w:t>he S3 buckets portion of the pipeline is now complete!</w:t>
      </w:r>
      <w:r w:rsidR="00561E11">
        <w:rPr>
          <w:rFonts w:ascii="Times New Roman" w:hAnsi="Times New Roman" w:cs="Times New Roman"/>
          <w:color w:val="000000" w:themeColor="text1"/>
        </w:rPr>
        <w:t xml:space="preserve"> This means you can check off the following items on your checklist from Appendix A.</w:t>
      </w:r>
    </w:p>
    <w:p w14:paraId="2CCE7217" w14:textId="77777777" w:rsidR="00742AC2" w:rsidRDefault="00742AC2">
      <w:pPr>
        <w:rPr>
          <w:rFonts w:ascii="Times New Roman" w:hAnsi="Times New Roman" w:cs="Times New Roman"/>
          <w:color w:val="000000" w:themeColor="text1"/>
        </w:rPr>
      </w:pPr>
    </w:p>
    <w:p w14:paraId="42EC239E" w14:textId="77777777" w:rsidR="00EF6F63" w:rsidRDefault="00EF6F63" w:rsidP="00EF6F63">
      <w:pPr>
        <w:rPr>
          <w:rFonts w:ascii="Times New Roman" w:hAnsi="Times New Roman" w:cs="Times New Roman"/>
          <w:color w:val="000000" w:themeColor="text1"/>
        </w:rPr>
      </w:pPr>
    </w:p>
    <w:p w14:paraId="781F32B2" w14:textId="77777777" w:rsidR="00EF6F63" w:rsidRDefault="00EF6F63" w:rsidP="005C7E3A">
      <w:pPr>
        <w:pStyle w:val="ListParagraph"/>
        <w:numPr>
          <w:ilvl w:val="0"/>
          <w:numId w:val="5"/>
        </w:numPr>
        <w:rPr>
          <w:rFonts w:ascii="Times New Roman" w:hAnsi="Times New Roman" w:cs="Times New Roman"/>
        </w:rPr>
      </w:pPr>
      <w:r w:rsidRPr="00742AC2">
        <w:rPr>
          <w:rFonts w:ascii="Times New Roman" w:hAnsi="Times New Roman" w:cs="Times New Roman"/>
        </w:rPr>
        <w:t>Create an S3 bucket for raw data</w:t>
      </w:r>
    </w:p>
    <w:p w14:paraId="5FE8CFBF" w14:textId="77777777" w:rsidR="00EF6F63" w:rsidRDefault="00EF6F63" w:rsidP="00EF6F63">
      <w:pPr>
        <w:pStyle w:val="ListParagraph"/>
        <w:numPr>
          <w:ilvl w:val="0"/>
          <w:numId w:val="2"/>
        </w:numPr>
        <w:rPr>
          <w:rFonts w:ascii="Times New Roman" w:hAnsi="Times New Roman" w:cs="Times New Roman"/>
        </w:rPr>
      </w:pPr>
      <w:r>
        <w:rPr>
          <w:rFonts w:ascii="Times New Roman" w:hAnsi="Times New Roman" w:cs="Times New Roman"/>
        </w:rPr>
        <w:t>Create an S3 bucket for cleaned data</w:t>
      </w:r>
    </w:p>
    <w:p w14:paraId="71405E85" w14:textId="26245922" w:rsidR="000714E5" w:rsidRDefault="000714E5" w:rsidP="000714E5">
      <w:pPr>
        <w:rPr>
          <w:rFonts w:ascii="Times New Roman" w:hAnsi="Times New Roman" w:cs="Times New Roman"/>
        </w:rPr>
      </w:pPr>
    </w:p>
    <w:p w14:paraId="5B7C2D57" w14:textId="77777777" w:rsidR="000714E5" w:rsidRPr="000714E5" w:rsidRDefault="000714E5" w:rsidP="000714E5">
      <w:pPr>
        <w:rPr>
          <w:rFonts w:ascii="Times New Roman" w:hAnsi="Times New Roman" w:cs="Times New Roman"/>
        </w:rPr>
      </w:pPr>
    </w:p>
    <w:p w14:paraId="4D72C68D" w14:textId="37348A4E" w:rsidR="00A12510" w:rsidRPr="00742AC2" w:rsidRDefault="00A12510" w:rsidP="00742AC2">
      <w:pPr>
        <w:pStyle w:val="ListParagraph"/>
        <w:numPr>
          <w:ilvl w:val="0"/>
          <w:numId w:val="2"/>
        </w:numPr>
        <w:rPr>
          <w:rFonts w:ascii="Franklin Gothic Medium" w:eastAsiaTheme="majorEastAsia" w:hAnsi="Franklin Gothic Medium" w:cstheme="majorBidi"/>
          <w:color w:val="2F5496" w:themeColor="accent1" w:themeShade="BF"/>
          <w:sz w:val="28"/>
          <w:szCs w:val="28"/>
        </w:rPr>
      </w:pPr>
      <w:r w:rsidRPr="00742AC2">
        <w:rPr>
          <w:rFonts w:ascii="Franklin Gothic Medium" w:hAnsi="Franklin Gothic Medium"/>
          <w:sz w:val="28"/>
          <w:szCs w:val="28"/>
        </w:rPr>
        <w:br w:type="page"/>
      </w:r>
    </w:p>
    <w:p w14:paraId="528A1FBA" w14:textId="0041FEBF" w:rsidR="00A12510" w:rsidRDefault="0087600A" w:rsidP="0095586D">
      <w:pPr>
        <w:pStyle w:val="Heading1"/>
      </w:pPr>
      <w:bookmarkStart w:id="73" w:name="_Toc70196384"/>
      <w:r>
        <w:t>Relational Database</w:t>
      </w:r>
      <w:bookmarkEnd w:id="73"/>
    </w:p>
    <w:p w14:paraId="794CE665" w14:textId="77777777" w:rsidR="000714E5" w:rsidRDefault="000714E5">
      <w:pPr>
        <w:rPr>
          <w:rFonts w:ascii="Franklin Gothic Medium" w:hAnsi="Franklin Gothic Medium"/>
          <w:sz w:val="28"/>
          <w:szCs w:val="28"/>
        </w:rPr>
      </w:pPr>
    </w:p>
    <w:p w14:paraId="6FA71A02" w14:textId="77777777" w:rsidR="00F056DE" w:rsidRPr="00BD45B3" w:rsidRDefault="00F056DE" w:rsidP="00F056DE">
      <w:pPr>
        <w:pStyle w:val="Heading2"/>
      </w:pPr>
      <w:bookmarkStart w:id="74" w:name="_Toc70196385"/>
      <w:r>
        <w:t>Creating the Database Instance in RDS</w:t>
      </w:r>
      <w:bookmarkEnd w:id="74"/>
    </w:p>
    <w:p w14:paraId="789DB7CF" w14:textId="77777777" w:rsidR="00F056DE" w:rsidRDefault="00F056DE" w:rsidP="00F056DE">
      <w:pPr>
        <w:rPr>
          <w:rFonts w:ascii="Franklin Gothic Medium" w:hAnsi="Franklin Gothic Medium"/>
          <w:sz w:val="28"/>
          <w:szCs w:val="28"/>
        </w:rPr>
      </w:pPr>
    </w:p>
    <w:p w14:paraId="55A16E6B" w14:textId="44A7D466" w:rsidR="00F056DE" w:rsidRDefault="0059641F" w:rsidP="00F056DE">
      <w:pPr>
        <w:rPr>
          <w:rFonts w:ascii="Times New Roman" w:hAnsi="Times New Roman" w:cs="Times New Roman"/>
        </w:rPr>
      </w:pPr>
      <w:r>
        <w:rPr>
          <w:rFonts w:ascii="Times New Roman" w:hAnsi="Times New Roman" w:cs="Times New Roman"/>
        </w:rPr>
        <w:t>This section provides instructions for how to create a</w:t>
      </w:r>
      <w:r w:rsidR="00F056DE">
        <w:rPr>
          <w:rFonts w:ascii="Times New Roman" w:hAnsi="Times New Roman" w:cs="Times New Roman"/>
        </w:rPr>
        <w:t xml:space="preserve"> database in Amazon RDS (Relational Database Service). See the pipeline diagram below to </w:t>
      </w:r>
      <w:r w:rsidR="00301714">
        <w:rPr>
          <w:rFonts w:ascii="Times New Roman" w:hAnsi="Times New Roman" w:cs="Times New Roman"/>
        </w:rPr>
        <w:t>picture where we are in the pipeline</w:t>
      </w:r>
      <w:r w:rsidR="00F056DE">
        <w:rPr>
          <w:rFonts w:ascii="Times New Roman" w:hAnsi="Times New Roman" w:cs="Times New Roman"/>
        </w:rPr>
        <w:t xml:space="preserve">. </w:t>
      </w:r>
    </w:p>
    <w:p w14:paraId="2D15E034" w14:textId="77777777" w:rsidR="00F056DE" w:rsidRDefault="00F056DE" w:rsidP="00F056DE">
      <w:pPr>
        <w:rPr>
          <w:rFonts w:ascii="Times New Roman" w:hAnsi="Times New Roman" w:cs="Times New Roman"/>
        </w:rPr>
      </w:pPr>
    </w:p>
    <w:p w14:paraId="3B4702DB" w14:textId="77777777" w:rsidR="00F056DE" w:rsidRDefault="00F056DE" w:rsidP="00F056DE">
      <w:pPr>
        <w:rPr>
          <w:rFonts w:ascii="Times New Roman" w:hAnsi="Times New Roman" w:cs="Times New Roman"/>
        </w:rPr>
      </w:pPr>
      <w:r>
        <w:rPr>
          <w:noProof/>
        </w:rPr>
        <w:drawing>
          <wp:inline distT="0" distB="0" distL="0" distR="0" wp14:anchorId="6B5CF50F" wp14:editId="1A42ADE2">
            <wp:extent cx="5943600" cy="3522345"/>
            <wp:effectExtent l="0" t="0" r="0" b="0"/>
            <wp:docPr id="15" name="Picture 15" descr="A model of a space 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E456ED7" w14:textId="77777777" w:rsidR="00F056DE" w:rsidRDefault="00F056DE" w:rsidP="00F056DE">
      <w:pPr>
        <w:rPr>
          <w:rFonts w:ascii="Times New Roman" w:hAnsi="Times New Roman" w:cs="Times New Roman"/>
        </w:rPr>
      </w:pPr>
    </w:p>
    <w:p w14:paraId="38B9FB6F" w14:textId="77777777" w:rsidR="00F056DE" w:rsidRDefault="00F056DE" w:rsidP="00F056DE">
      <w:pPr>
        <w:rPr>
          <w:rFonts w:ascii="Times New Roman" w:hAnsi="Times New Roman" w:cs="Times New Roman"/>
        </w:rPr>
      </w:pPr>
    </w:p>
    <w:p w14:paraId="51EF962F" w14:textId="77777777" w:rsidR="00F056DE" w:rsidRDefault="00F056DE" w:rsidP="00F056DE">
      <w:pPr>
        <w:rPr>
          <w:rFonts w:ascii="Times New Roman" w:hAnsi="Times New Roman" w:cs="Times New Roman"/>
        </w:rPr>
      </w:pPr>
    </w:p>
    <w:p w14:paraId="6F616023" w14:textId="77777777" w:rsidR="00F056DE" w:rsidRDefault="00F056DE" w:rsidP="00F056DE">
      <w:pPr>
        <w:rPr>
          <w:rFonts w:ascii="Times New Roman" w:hAnsi="Times New Roman" w:cs="Times New Roman"/>
        </w:rPr>
      </w:pPr>
    </w:p>
    <w:p w14:paraId="05B22178" w14:textId="758C16EE" w:rsidR="00F056DE" w:rsidRDefault="00F056DE" w:rsidP="00F056DE">
      <w:pPr>
        <w:rPr>
          <w:rFonts w:ascii="Times New Roman" w:hAnsi="Times New Roman" w:cs="Times New Roman"/>
        </w:rPr>
      </w:pPr>
      <w:r>
        <w:rPr>
          <w:rFonts w:ascii="Times New Roman" w:hAnsi="Times New Roman" w:cs="Times New Roman"/>
        </w:rPr>
        <w:t>We will be using the AWS Management Console to perform this task. From the Services dropdown or search bar, select RDS, which is under the Database service category. Below is an image of the page you should see immediately after clicking RDS.</w:t>
      </w:r>
    </w:p>
    <w:p w14:paraId="1DBAAAB9" w14:textId="77777777" w:rsidR="00F056DE" w:rsidRDefault="00F056DE" w:rsidP="00F056DE">
      <w:pPr>
        <w:rPr>
          <w:rFonts w:ascii="Times New Roman" w:hAnsi="Times New Roman" w:cs="Times New Roman"/>
        </w:rPr>
      </w:pPr>
    </w:p>
    <w:p w14:paraId="1D34428B" w14:textId="77777777" w:rsidR="00F056DE" w:rsidRDefault="00F056DE" w:rsidP="00F056DE">
      <w:pPr>
        <w:rPr>
          <w:rFonts w:ascii="Times New Roman" w:hAnsi="Times New Roman" w:cs="Times New Roman"/>
        </w:rPr>
      </w:pPr>
    </w:p>
    <w:p w14:paraId="78E97EF9" w14:textId="77777777" w:rsidR="00F056DE" w:rsidRDefault="00F056DE" w:rsidP="00F056DE">
      <w:pPr>
        <w:rPr>
          <w:rFonts w:ascii="Times New Roman" w:hAnsi="Times New Roman" w:cs="Times New Roman"/>
        </w:rPr>
      </w:pPr>
    </w:p>
    <w:p w14:paraId="30B9044E" w14:textId="77777777" w:rsidR="00F056DE" w:rsidRDefault="00F056DE" w:rsidP="00F056DE">
      <w:pPr>
        <w:rPr>
          <w:rFonts w:ascii="Times New Roman" w:hAnsi="Times New Roman" w:cs="Times New Roman"/>
        </w:rPr>
      </w:pPr>
    </w:p>
    <w:p w14:paraId="44E6E2E7" w14:textId="77777777" w:rsidR="00F056DE" w:rsidRDefault="00F056DE" w:rsidP="00F056DE">
      <w:pPr>
        <w:rPr>
          <w:rFonts w:ascii="Times New Roman" w:hAnsi="Times New Roman" w:cs="Times New Roman"/>
        </w:rPr>
      </w:pPr>
      <w:r>
        <w:rPr>
          <w:noProof/>
        </w:rPr>
        <w:drawing>
          <wp:inline distT="0" distB="0" distL="0" distR="0" wp14:anchorId="66D9672D" wp14:editId="4B7AA9F7">
            <wp:extent cx="5943600" cy="30130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689B8518" w14:textId="77777777" w:rsidR="00F056DE" w:rsidRDefault="00F056DE" w:rsidP="00F056DE">
      <w:pPr>
        <w:rPr>
          <w:rFonts w:ascii="Times New Roman" w:hAnsi="Times New Roman" w:cs="Times New Roman"/>
        </w:rPr>
      </w:pPr>
    </w:p>
    <w:p w14:paraId="314DC701" w14:textId="77777777" w:rsidR="00F056DE" w:rsidRDefault="00F056DE" w:rsidP="00F056DE">
      <w:pPr>
        <w:rPr>
          <w:rFonts w:ascii="Times New Roman" w:hAnsi="Times New Roman" w:cs="Times New Roman"/>
        </w:rPr>
      </w:pPr>
    </w:p>
    <w:p w14:paraId="0FD850AD" w14:textId="77777777" w:rsidR="00F056DE" w:rsidRDefault="00F056DE" w:rsidP="00F056DE">
      <w:pPr>
        <w:rPr>
          <w:rFonts w:ascii="Times New Roman" w:hAnsi="Times New Roman" w:cs="Times New Roman"/>
        </w:rPr>
      </w:pPr>
      <w:r>
        <w:rPr>
          <w:rFonts w:ascii="Times New Roman" w:hAnsi="Times New Roman" w:cs="Times New Roman"/>
        </w:rPr>
        <w:t>From here, click on DB Instances under Resources in the center of the screen, which will take you to the page seen below.</w:t>
      </w:r>
    </w:p>
    <w:p w14:paraId="789BB21E" w14:textId="77777777" w:rsidR="00F056DE" w:rsidRDefault="00F056DE" w:rsidP="00F056DE">
      <w:pPr>
        <w:rPr>
          <w:rFonts w:ascii="Times New Roman" w:hAnsi="Times New Roman" w:cs="Times New Roman"/>
        </w:rPr>
      </w:pPr>
    </w:p>
    <w:p w14:paraId="080D2EB9" w14:textId="77777777" w:rsidR="00F056DE" w:rsidRDefault="00F056DE" w:rsidP="00F056DE">
      <w:pPr>
        <w:rPr>
          <w:rFonts w:ascii="Times New Roman" w:hAnsi="Times New Roman" w:cs="Times New Roman"/>
        </w:rPr>
      </w:pPr>
      <w:r>
        <w:rPr>
          <w:noProof/>
        </w:rPr>
        <w:drawing>
          <wp:inline distT="0" distB="0" distL="0" distR="0" wp14:anchorId="753FB171" wp14:editId="5C8C99B1">
            <wp:extent cx="5943600" cy="2868295"/>
            <wp:effectExtent l="0" t="0" r="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7CC63290" w14:textId="77777777" w:rsidR="00F056DE" w:rsidRDefault="00F056DE" w:rsidP="00F056DE">
      <w:pPr>
        <w:rPr>
          <w:rFonts w:ascii="Times New Roman" w:hAnsi="Times New Roman" w:cs="Times New Roman"/>
        </w:rPr>
      </w:pPr>
    </w:p>
    <w:p w14:paraId="5A8EC9D4" w14:textId="77777777" w:rsidR="00F056DE" w:rsidRDefault="00F056DE" w:rsidP="00F056DE">
      <w:pPr>
        <w:rPr>
          <w:rFonts w:ascii="Times New Roman" w:hAnsi="Times New Roman" w:cs="Times New Roman"/>
        </w:rPr>
      </w:pPr>
      <w:r>
        <w:rPr>
          <w:rFonts w:ascii="Times New Roman" w:hAnsi="Times New Roman" w:cs="Times New Roman"/>
        </w:rPr>
        <w:t>Next, click the orange Create database button in the top right corner. This brings us to the page seen below.</w:t>
      </w:r>
    </w:p>
    <w:p w14:paraId="32E1AC3F" w14:textId="77777777" w:rsidR="00F056DE" w:rsidRDefault="00F056DE" w:rsidP="00F056DE">
      <w:pPr>
        <w:rPr>
          <w:rFonts w:ascii="Times New Roman" w:hAnsi="Times New Roman" w:cs="Times New Roman"/>
        </w:rPr>
      </w:pPr>
    </w:p>
    <w:p w14:paraId="1699CBC0" w14:textId="77777777" w:rsidR="00F056DE" w:rsidRDefault="00F056DE" w:rsidP="00F056DE">
      <w:pPr>
        <w:rPr>
          <w:rFonts w:ascii="Times New Roman" w:hAnsi="Times New Roman" w:cs="Times New Roman"/>
        </w:rPr>
      </w:pPr>
    </w:p>
    <w:p w14:paraId="252A3694" w14:textId="77777777" w:rsidR="00F056DE" w:rsidRDefault="00F056DE" w:rsidP="00F056DE">
      <w:pPr>
        <w:rPr>
          <w:rFonts w:ascii="Times New Roman" w:hAnsi="Times New Roman" w:cs="Times New Roman"/>
        </w:rPr>
      </w:pPr>
      <w:r>
        <w:rPr>
          <w:noProof/>
        </w:rPr>
        <w:drawing>
          <wp:inline distT="0" distB="0" distL="0" distR="0" wp14:anchorId="08EBC920" wp14:editId="0D2C6872">
            <wp:extent cx="5943600" cy="301307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5F7C9D96" w14:textId="77777777" w:rsidR="00F056DE" w:rsidRDefault="00F056DE" w:rsidP="00F056DE">
      <w:pPr>
        <w:rPr>
          <w:rFonts w:ascii="Times New Roman" w:hAnsi="Times New Roman" w:cs="Times New Roman"/>
        </w:rPr>
      </w:pPr>
    </w:p>
    <w:p w14:paraId="4AB66AD1" w14:textId="77777777" w:rsidR="00F056DE" w:rsidRDefault="00F056DE" w:rsidP="00F056DE">
      <w:pPr>
        <w:rPr>
          <w:rFonts w:ascii="Times New Roman" w:hAnsi="Times New Roman" w:cs="Times New Roman"/>
        </w:rPr>
      </w:pPr>
      <w:r>
        <w:rPr>
          <w:rFonts w:ascii="Times New Roman" w:hAnsi="Times New Roman" w:cs="Times New Roman"/>
        </w:rPr>
        <w:t>We will now take you through the configuration choices for creating your database. One of the most important selections in the Engine. We use MySQL and the remaining components of the pipeline are built based on this choice. Thus, we recommend selecting the same option if you plan to implement our pipeline as this will make our code the most reusable. With that being said, it is likely possible to adapt much of our code to a different relational database engine, but this will require more work to implement and adapt.</w:t>
      </w:r>
    </w:p>
    <w:p w14:paraId="532CC045" w14:textId="5CBB8735" w:rsidR="00F056DE" w:rsidRDefault="00F056DE" w:rsidP="00F056DE">
      <w:pPr>
        <w:rPr>
          <w:rFonts w:ascii="Times New Roman" w:hAnsi="Times New Roman" w:cs="Times New Roman"/>
        </w:rPr>
      </w:pPr>
    </w:p>
    <w:p w14:paraId="5C972CD0" w14:textId="4951C97C" w:rsidR="00BE2FA4" w:rsidRDefault="004820FE" w:rsidP="00F056DE">
      <w:pPr>
        <w:rPr>
          <w:rFonts w:ascii="Times New Roman" w:hAnsi="Times New Roman" w:cs="Times New Roman"/>
        </w:rPr>
      </w:pPr>
      <w:r>
        <w:rPr>
          <w:rFonts w:ascii="Times New Roman" w:hAnsi="Times New Roman" w:cs="Times New Roman"/>
        </w:rPr>
        <w:t xml:space="preserve">When setting up your database, make sure that you make note of the username and password that you choose here because they will be required to establish a connection to the database. </w:t>
      </w:r>
      <w:r w:rsidR="00B804AA">
        <w:rPr>
          <w:rFonts w:ascii="Times New Roman" w:hAnsi="Times New Roman" w:cs="Times New Roman"/>
        </w:rPr>
        <w:t xml:space="preserve">Additionally, make sure that you choose to </w:t>
      </w:r>
      <w:r w:rsidR="000F1F84">
        <w:rPr>
          <w:rFonts w:ascii="Times New Roman" w:hAnsi="Times New Roman" w:cs="Times New Roman"/>
        </w:rPr>
        <w:t xml:space="preserve">have the database be publicly accessible by selecting “Yes” under </w:t>
      </w:r>
      <w:r w:rsidR="00367910">
        <w:rPr>
          <w:rFonts w:ascii="Times New Roman" w:hAnsi="Times New Roman" w:cs="Times New Roman"/>
        </w:rPr>
        <w:t xml:space="preserve">“Public access”. Outside of these choices, you can </w:t>
      </w:r>
      <w:r w:rsidR="003A01C5">
        <w:rPr>
          <w:rFonts w:ascii="Times New Roman" w:hAnsi="Times New Roman" w:cs="Times New Roman"/>
        </w:rPr>
        <w:t xml:space="preserve">use the default options set using “Standard create” as seen above. </w:t>
      </w:r>
    </w:p>
    <w:p w14:paraId="2BD2F4C1" w14:textId="77777777" w:rsidR="001B1FB1" w:rsidRDefault="001B1FB1" w:rsidP="00F056DE">
      <w:pPr>
        <w:rPr>
          <w:rFonts w:ascii="Times New Roman" w:hAnsi="Times New Roman" w:cs="Times New Roman"/>
        </w:rPr>
      </w:pPr>
    </w:p>
    <w:p w14:paraId="2A0CFA68" w14:textId="4833E019" w:rsidR="31B357B1" w:rsidRDefault="31B357B1" w:rsidP="77CA8BAD">
      <w:pPr>
        <w:spacing w:line="259" w:lineRule="auto"/>
        <w:rPr>
          <w:rFonts w:ascii="Times New Roman" w:hAnsi="Times New Roman" w:cs="Times New Roman"/>
          <w:color w:val="FF0000"/>
        </w:rPr>
      </w:pPr>
      <w:r w:rsidRPr="77CA8BAD">
        <w:rPr>
          <w:rFonts w:ascii="Times New Roman" w:hAnsi="Times New Roman" w:cs="Times New Roman"/>
        </w:rPr>
        <w:t>After creating the database, ensure that the proper security group settings are configured. Under the ‘Connectivity &amp; Security’ section of the database console, click on the VPC security group.</w:t>
      </w:r>
      <w:r w:rsidR="640F423C" w:rsidRPr="77CA8BAD">
        <w:rPr>
          <w:rFonts w:ascii="Times New Roman" w:hAnsi="Times New Roman" w:cs="Times New Roman"/>
        </w:rPr>
        <w:t xml:space="preserve"> Ensure that the security group’s ‘Inbound Rules’ Source is set for 0.0.0.0/0 as in the image below:</w:t>
      </w:r>
    </w:p>
    <w:p w14:paraId="7E72DF96" w14:textId="37F825EB" w:rsidR="77CA8BAD" w:rsidRDefault="77CA8BAD" w:rsidP="77CA8BAD">
      <w:pPr>
        <w:spacing w:line="259" w:lineRule="auto"/>
        <w:rPr>
          <w:rFonts w:ascii="Times New Roman" w:hAnsi="Times New Roman" w:cs="Times New Roman"/>
        </w:rPr>
      </w:pPr>
    </w:p>
    <w:p w14:paraId="112C7371" w14:textId="07E63B89" w:rsidR="640F423C" w:rsidRDefault="640F423C" w:rsidP="77CA8BAD">
      <w:pPr>
        <w:spacing w:line="259" w:lineRule="auto"/>
      </w:pPr>
      <w:r>
        <w:rPr>
          <w:noProof/>
        </w:rPr>
        <w:drawing>
          <wp:inline distT="0" distB="0" distL="0" distR="0" wp14:anchorId="4BEBA7E9" wp14:editId="45E7023A">
            <wp:extent cx="5943600" cy="2762250"/>
            <wp:effectExtent l="0" t="0" r="0" b="0"/>
            <wp:docPr id="460342593" name="Picture 4603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42593"/>
                    <pic:cNvPicPr/>
                  </pic:nvPicPr>
                  <pic:blipFill>
                    <a:blip r:embed="rId3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7F5EDAC1" w14:textId="77777777" w:rsidR="00F056DE" w:rsidRDefault="00F056DE" w:rsidP="00F056DE">
      <w:pPr>
        <w:rPr>
          <w:rFonts w:ascii="Times New Roman" w:hAnsi="Times New Roman" w:cs="Times New Roman"/>
        </w:rPr>
      </w:pPr>
    </w:p>
    <w:p w14:paraId="74FB2282" w14:textId="77777777" w:rsidR="00F056DE" w:rsidRDefault="00F056DE" w:rsidP="00F056DE">
      <w:pPr>
        <w:rPr>
          <w:rFonts w:ascii="Times New Roman" w:hAnsi="Times New Roman" w:cs="Times New Roman"/>
          <w:color w:val="000000" w:themeColor="text1"/>
        </w:rPr>
      </w:pPr>
    </w:p>
    <w:p w14:paraId="6167D3EE" w14:textId="77777777" w:rsidR="00F056DE" w:rsidRDefault="00F056DE" w:rsidP="00F056DE">
      <w:pPr>
        <w:rPr>
          <w:rFonts w:ascii="Times New Roman" w:hAnsi="Times New Roman" w:cs="Times New Roman"/>
          <w:color w:val="000000" w:themeColor="text1"/>
        </w:rPr>
      </w:pPr>
    </w:p>
    <w:p w14:paraId="673A314B" w14:textId="77777777" w:rsidR="00F056DE" w:rsidRDefault="00F056DE" w:rsidP="00F056DE">
      <w:pPr>
        <w:rPr>
          <w:rFonts w:ascii="Times New Roman" w:hAnsi="Times New Roman" w:cs="Times New Roman"/>
          <w:color w:val="000000" w:themeColor="text1"/>
        </w:rPr>
      </w:pPr>
    </w:p>
    <w:p w14:paraId="3E81F04D" w14:textId="049F6E23" w:rsidR="00F056DE" w:rsidRDefault="00F056DE" w:rsidP="00F056DE">
      <w:pPr>
        <w:rPr>
          <w:rFonts w:ascii="Times New Roman" w:hAnsi="Times New Roman" w:cs="Times New Roman"/>
          <w:color w:val="000000" w:themeColor="text1"/>
        </w:rPr>
      </w:pPr>
      <w:r>
        <w:rPr>
          <w:rFonts w:ascii="Times New Roman" w:hAnsi="Times New Roman" w:cs="Times New Roman"/>
          <w:color w:val="000000" w:themeColor="text1"/>
        </w:rPr>
        <w:t>Now that you have created your database instance, you will see it on the DB Instances page as shown previously.</w:t>
      </w:r>
      <w:r w:rsidR="00DB7F5A">
        <w:rPr>
          <w:rFonts w:ascii="Times New Roman" w:hAnsi="Times New Roman" w:cs="Times New Roman"/>
          <w:color w:val="000000" w:themeColor="text1"/>
        </w:rPr>
        <w:t xml:space="preserve"> </w:t>
      </w:r>
      <w:r w:rsidR="00EE482B">
        <w:rPr>
          <w:rFonts w:ascii="Times New Roman" w:hAnsi="Times New Roman" w:cs="Times New Roman"/>
          <w:color w:val="000000" w:themeColor="text1"/>
        </w:rPr>
        <w:t>If you are following along with the entire pipeline, you can check the following box from the Appendix A guide.</w:t>
      </w:r>
    </w:p>
    <w:p w14:paraId="19EC7C96" w14:textId="77777777" w:rsidR="00F056DE" w:rsidRDefault="00F056DE" w:rsidP="00F056DE">
      <w:pPr>
        <w:rPr>
          <w:rFonts w:ascii="Times New Roman" w:hAnsi="Times New Roman" w:cs="Times New Roman"/>
          <w:color w:val="000000" w:themeColor="text1"/>
        </w:rPr>
      </w:pPr>
    </w:p>
    <w:p w14:paraId="20744C54" w14:textId="77777777" w:rsidR="00F056DE" w:rsidRPr="00BD45B3" w:rsidRDefault="00F056DE" w:rsidP="00F056DE">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Create the database instance in Amazon RDS</w:t>
      </w:r>
    </w:p>
    <w:p w14:paraId="28A0F115" w14:textId="08D11661" w:rsidR="00F056DE" w:rsidRDefault="00F056DE" w:rsidP="00F056DE">
      <w:pPr>
        <w:pStyle w:val="ListParagraph"/>
        <w:rPr>
          <w:rFonts w:ascii="Times New Roman" w:hAnsi="Times New Roman" w:cs="Times New Roman"/>
          <w:color w:val="000000" w:themeColor="text1"/>
        </w:rPr>
      </w:pPr>
    </w:p>
    <w:p w14:paraId="58542CA0" w14:textId="77777777" w:rsidR="002046C6" w:rsidRPr="00BD45B3" w:rsidRDefault="002046C6" w:rsidP="00F056DE">
      <w:pPr>
        <w:pStyle w:val="ListParagraph"/>
        <w:rPr>
          <w:rFonts w:ascii="Times New Roman" w:hAnsi="Times New Roman" w:cs="Times New Roman"/>
          <w:color w:val="000000" w:themeColor="text1"/>
        </w:rPr>
      </w:pPr>
    </w:p>
    <w:p w14:paraId="414D7FCE" w14:textId="08ACD814" w:rsidR="00F056DE" w:rsidRDefault="002046C6" w:rsidP="002046C6">
      <w:pPr>
        <w:pStyle w:val="Heading2"/>
      </w:pPr>
      <w:bookmarkStart w:id="75" w:name="_Toc70196386"/>
      <w:r>
        <w:t>Connecting to your Database</w:t>
      </w:r>
      <w:bookmarkEnd w:id="75"/>
    </w:p>
    <w:p w14:paraId="4522FE1D" w14:textId="77777777" w:rsidR="002046C6" w:rsidRPr="002046C6" w:rsidRDefault="002046C6" w:rsidP="002046C6">
      <w:pPr>
        <w:rPr>
          <w:rFonts w:ascii="Times New Roman" w:hAnsi="Times New Roman" w:cs="Times New Roman"/>
        </w:rPr>
      </w:pPr>
    </w:p>
    <w:p w14:paraId="4E788872" w14:textId="7759FD7F" w:rsidR="00944365" w:rsidRDefault="00156577" w:rsidP="00F056DE">
      <w:pPr>
        <w:rPr>
          <w:rFonts w:ascii="Times New Roman" w:hAnsi="Times New Roman" w:cs="Times New Roman"/>
        </w:rPr>
      </w:pPr>
      <w:r>
        <w:rPr>
          <w:rFonts w:ascii="Times New Roman" w:hAnsi="Times New Roman" w:cs="Times New Roman"/>
        </w:rPr>
        <w:t xml:space="preserve">Throughout the pipeline, we will use Python to connect to our </w:t>
      </w:r>
      <w:r w:rsidR="00EA732B">
        <w:rPr>
          <w:rFonts w:ascii="Times New Roman" w:hAnsi="Times New Roman" w:cs="Times New Roman"/>
        </w:rPr>
        <w:t xml:space="preserve">MySQL </w:t>
      </w:r>
      <w:r>
        <w:rPr>
          <w:rFonts w:ascii="Times New Roman" w:hAnsi="Times New Roman" w:cs="Times New Roman"/>
        </w:rPr>
        <w:t>database</w:t>
      </w:r>
      <w:r w:rsidR="00EA732B">
        <w:rPr>
          <w:rFonts w:ascii="Times New Roman" w:hAnsi="Times New Roman" w:cs="Times New Roman"/>
        </w:rPr>
        <w:t xml:space="preserve">. </w:t>
      </w:r>
      <w:r w:rsidR="00A52EBC">
        <w:rPr>
          <w:rFonts w:ascii="Times New Roman" w:hAnsi="Times New Roman" w:cs="Times New Roman"/>
        </w:rPr>
        <w:t xml:space="preserve">We can also connect to it using the MySQL Workbench. </w:t>
      </w:r>
      <w:r w:rsidR="00944365">
        <w:rPr>
          <w:rFonts w:ascii="Times New Roman" w:hAnsi="Times New Roman" w:cs="Times New Roman"/>
        </w:rPr>
        <w:t xml:space="preserve">We will cover both ways </w:t>
      </w:r>
      <w:del w:id="76" w:author="Prijoles, Alexis Azucena (aap5du)" w:date="2021-04-20T21:38:00Z">
        <w:r w:rsidR="00944365">
          <w:rPr>
            <w:rFonts w:ascii="Times New Roman" w:hAnsi="Times New Roman" w:cs="Times New Roman"/>
          </w:rPr>
          <w:delText>here</w:delText>
        </w:r>
      </w:del>
      <w:ins w:id="77" w:author="Prijoles, Alexis Azucena (aap5du)" w:date="2021-04-20T21:38:00Z">
        <w:r w:rsidR="621765BE" w:rsidRPr="4404248E">
          <w:rPr>
            <w:rFonts w:ascii="Times New Roman" w:hAnsi="Times New Roman" w:cs="Times New Roman"/>
          </w:rPr>
          <w:t>in the following sections</w:t>
        </w:r>
      </w:ins>
      <w:r w:rsidR="00944365" w:rsidRPr="4404248E">
        <w:rPr>
          <w:rFonts w:ascii="Times New Roman" w:hAnsi="Times New Roman" w:cs="Times New Roman"/>
        </w:rPr>
        <w:t>.</w:t>
      </w:r>
    </w:p>
    <w:p w14:paraId="798652BF" w14:textId="31215403" w:rsidR="00944365" w:rsidRDefault="00944365" w:rsidP="00F056DE">
      <w:pPr>
        <w:rPr>
          <w:rFonts w:ascii="Times New Roman" w:hAnsi="Times New Roman" w:cs="Times New Roman"/>
        </w:rPr>
      </w:pPr>
    </w:p>
    <w:p w14:paraId="58CF7D2D" w14:textId="1E0D5F33" w:rsidR="003468AC" w:rsidRPr="00F60BAB" w:rsidRDefault="003468AC" w:rsidP="00F60BAB">
      <w:pPr>
        <w:pStyle w:val="Heading3"/>
      </w:pPr>
      <w:bookmarkStart w:id="78" w:name="_Toc70196387"/>
      <w:r w:rsidRPr="00F60BAB">
        <w:t>MySQL Workbench</w:t>
      </w:r>
      <w:bookmarkEnd w:id="78"/>
    </w:p>
    <w:p w14:paraId="0209D730" w14:textId="77777777" w:rsidR="003468AC" w:rsidRPr="003468AC" w:rsidRDefault="003468AC" w:rsidP="003468AC"/>
    <w:p w14:paraId="73A7EF66" w14:textId="69EA33BB" w:rsidR="00E12EDE" w:rsidRDefault="00E12EDE" w:rsidP="00F056DE">
      <w:pPr>
        <w:rPr>
          <w:rFonts w:ascii="Times New Roman" w:hAnsi="Times New Roman" w:cs="Times New Roman"/>
        </w:rPr>
      </w:pPr>
      <w:r>
        <w:rPr>
          <w:rFonts w:ascii="Times New Roman" w:hAnsi="Times New Roman" w:cs="Times New Roman"/>
        </w:rPr>
        <w:t xml:space="preserve">You can follow the instructions to download and install the MySQL Workbench here: </w:t>
      </w:r>
      <w:hyperlink r:id="rId37" w:history="1">
        <w:r w:rsidRPr="00C11944">
          <w:rPr>
            <w:rStyle w:val="Hyperlink"/>
            <w:rFonts w:ascii="Times New Roman" w:hAnsi="Times New Roman" w:cs="Times New Roman"/>
          </w:rPr>
          <w:t>https://dev.mysql.com/downloads/workbench/</w:t>
        </w:r>
      </w:hyperlink>
    </w:p>
    <w:p w14:paraId="785DBB6A" w14:textId="77777777" w:rsidR="00E12EDE" w:rsidRDefault="00E12EDE" w:rsidP="00F056DE">
      <w:pPr>
        <w:rPr>
          <w:rFonts w:ascii="Times New Roman" w:hAnsi="Times New Roman" w:cs="Times New Roman"/>
        </w:rPr>
      </w:pPr>
    </w:p>
    <w:p w14:paraId="66A0C863" w14:textId="3A8BD13B" w:rsidR="00944365" w:rsidRDefault="000605CD" w:rsidP="00F056DE">
      <w:pPr>
        <w:rPr>
          <w:rFonts w:ascii="Times New Roman" w:hAnsi="Times New Roman" w:cs="Times New Roman"/>
        </w:rPr>
      </w:pPr>
      <w:r>
        <w:rPr>
          <w:rFonts w:ascii="Times New Roman" w:hAnsi="Times New Roman" w:cs="Times New Roman"/>
        </w:rPr>
        <w:t>When you open the MySQL Workbench app</w:t>
      </w:r>
      <w:r w:rsidR="00E12EDE">
        <w:rPr>
          <w:rFonts w:ascii="Times New Roman" w:hAnsi="Times New Roman" w:cs="Times New Roman"/>
        </w:rPr>
        <w:t xml:space="preserve">, </w:t>
      </w:r>
      <w:r w:rsidR="009C056E">
        <w:rPr>
          <w:rFonts w:ascii="Times New Roman" w:hAnsi="Times New Roman" w:cs="Times New Roman"/>
        </w:rPr>
        <w:t>you will connect to your database by clicking the plus sign inscribed in a circle to the right of MySQL Connections as seen below.</w:t>
      </w:r>
    </w:p>
    <w:p w14:paraId="2008ED24" w14:textId="117E48C9" w:rsidR="009C056E" w:rsidRDefault="009C056E" w:rsidP="00F056DE">
      <w:pPr>
        <w:rPr>
          <w:rFonts w:ascii="Times New Roman" w:hAnsi="Times New Roman" w:cs="Times New Roman"/>
        </w:rPr>
      </w:pPr>
    </w:p>
    <w:p w14:paraId="34BAFE2B" w14:textId="4D6963D4" w:rsidR="009C056E" w:rsidRDefault="00582A1F">
      <w:pPr>
        <w:jc w:val="center"/>
        <w:rPr>
          <w:rFonts w:ascii="Times New Roman" w:hAnsi="Times New Roman" w:cs="Times New Roman"/>
        </w:rPr>
        <w:pPrChange w:id="79" w:author="Prijoles, Alexis Azucena (aap5du)" w:date="2021-04-24T20:28:00Z">
          <w:pPr/>
        </w:pPrChange>
      </w:pPr>
      <w:r>
        <w:rPr>
          <w:noProof/>
        </w:rPr>
        <w:drawing>
          <wp:inline distT="0" distB="0" distL="0" distR="0" wp14:anchorId="5F278B5D" wp14:editId="4C190F66">
            <wp:extent cx="3560323" cy="203539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560323" cy="2035394"/>
                    </a:xfrm>
                    <a:prstGeom prst="rect">
                      <a:avLst/>
                    </a:prstGeom>
                  </pic:spPr>
                </pic:pic>
              </a:graphicData>
            </a:graphic>
          </wp:inline>
        </w:drawing>
      </w:r>
    </w:p>
    <w:p w14:paraId="42CE423B" w14:textId="0A2A1BDF" w:rsidR="009C056E" w:rsidRDefault="009C056E" w:rsidP="00F056DE">
      <w:pPr>
        <w:rPr>
          <w:rFonts w:ascii="Times New Roman" w:hAnsi="Times New Roman" w:cs="Times New Roman"/>
        </w:rPr>
      </w:pPr>
    </w:p>
    <w:p w14:paraId="0C7BDE0E" w14:textId="07363494" w:rsidR="00582A1F" w:rsidRDefault="003F2676" w:rsidP="00F056DE">
      <w:pPr>
        <w:rPr>
          <w:rFonts w:ascii="Times New Roman" w:hAnsi="Times New Roman" w:cs="Times New Roman"/>
        </w:rPr>
      </w:pPr>
      <w:r>
        <w:rPr>
          <w:rFonts w:ascii="Times New Roman" w:hAnsi="Times New Roman" w:cs="Times New Roman"/>
        </w:rPr>
        <w:t>This brings up the following window to create a new connection.</w:t>
      </w:r>
    </w:p>
    <w:p w14:paraId="23ED2277" w14:textId="77777777" w:rsidR="009C056E" w:rsidRDefault="009C056E" w:rsidP="00F056DE">
      <w:pPr>
        <w:rPr>
          <w:rFonts w:ascii="Times New Roman" w:hAnsi="Times New Roman" w:cs="Times New Roman"/>
        </w:rPr>
      </w:pPr>
    </w:p>
    <w:p w14:paraId="13818D2F" w14:textId="00329F49" w:rsidR="00944365" w:rsidRDefault="003F2676">
      <w:pPr>
        <w:jc w:val="center"/>
        <w:rPr>
          <w:rFonts w:ascii="Times New Roman" w:hAnsi="Times New Roman" w:cs="Times New Roman"/>
        </w:rPr>
        <w:pPrChange w:id="80" w:author="Prijoles, Alexis Azucena (aap5du)" w:date="2021-04-24T20:28:00Z">
          <w:pPr/>
        </w:pPrChange>
      </w:pPr>
      <w:r>
        <w:rPr>
          <w:noProof/>
        </w:rPr>
        <w:drawing>
          <wp:inline distT="0" distB="0" distL="0" distR="0" wp14:anchorId="5985D372" wp14:editId="54F624A1">
            <wp:extent cx="5105402" cy="31877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105402" cy="3187700"/>
                    </a:xfrm>
                    <a:prstGeom prst="rect">
                      <a:avLst/>
                    </a:prstGeom>
                  </pic:spPr>
                </pic:pic>
              </a:graphicData>
            </a:graphic>
          </wp:inline>
        </w:drawing>
      </w:r>
    </w:p>
    <w:p w14:paraId="311562CD" w14:textId="1C7C1D8E" w:rsidR="007D5B97" w:rsidRDefault="007D5B97" w:rsidP="00F056DE">
      <w:pPr>
        <w:rPr>
          <w:rFonts w:ascii="Times New Roman" w:hAnsi="Times New Roman" w:cs="Times New Roman"/>
        </w:rPr>
      </w:pPr>
    </w:p>
    <w:p w14:paraId="60869299" w14:textId="25B2D266" w:rsidR="007D5B97" w:rsidRDefault="007D5B97" w:rsidP="00F056DE">
      <w:pPr>
        <w:rPr>
          <w:rFonts w:ascii="Times New Roman" w:hAnsi="Times New Roman" w:cs="Times New Roman"/>
        </w:rPr>
      </w:pPr>
    </w:p>
    <w:p w14:paraId="50FC9248" w14:textId="55EE7E36" w:rsidR="00BB014F" w:rsidRPr="00BB014F" w:rsidRDefault="007D5B97" w:rsidP="00BB014F">
      <w:pPr>
        <w:rPr>
          <w:rFonts w:ascii="Times New Roman" w:eastAsia="Times New Roman" w:hAnsi="Times New Roman" w:cs="Times New Roman"/>
        </w:rPr>
      </w:pPr>
      <w:r>
        <w:rPr>
          <w:rFonts w:ascii="Times New Roman" w:hAnsi="Times New Roman" w:cs="Times New Roman"/>
        </w:rPr>
        <w:t xml:space="preserve">We will fill this out according to the information provided in AWS </w:t>
      </w:r>
      <w:r w:rsidR="00D56B70">
        <w:rPr>
          <w:rFonts w:ascii="Times New Roman" w:hAnsi="Times New Roman" w:cs="Times New Roman"/>
        </w:rPr>
        <w:t>when you click on your database instance.</w:t>
      </w:r>
      <w:r w:rsidR="005A3638">
        <w:rPr>
          <w:rFonts w:ascii="Times New Roman" w:hAnsi="Times New Roman" w:cs="Times New Roman"/>
        </w:rPr>
        <w:t xml:space="preserve"> An example of this screen in AWS is seen below</w:t>
      </w:r>
      <w:r w:rsidR="001C412E">
        <w:rPr>
          <w:rFonts w:ascii="Times New Roman" w:hAnsi="Times New Roman" w:cs="Times New Roman"/>
        </w:rPr>
        <w:t>.</w:t>
      </w:r>
      <w:r w:rsidR="00991784">
        <w:rPr>
          <w:rFonts w:ascii="Times New Roman" w:hAnsi="Times New Roman" w:cs="Times New Roman"/>
        </w:rPr>
        <w:t xml:space="preserve"> In MySQL Workbench, set the Connection Name at the top to whatever you would like. </w:t>
      </w:r>
      <w:r w:rsidR="00C569D5">
        <w:rPr>
          <w:rFonts w:ascii="Times New Roman" w:hAnsi="Times New Roman" w:cs="Times New Roman"/>
        </w:rPr>
        <w:t xml:space="preserve">Leave the Connection Method as Standard (TCP/IP). Under Parameters, </w:t>
      </w:r>
      <w:r w:rsidR="00C85631">
        <w:rPr>
          <w:rFonts w:ascii="Times New Roman" w:hAnsi="Times New Roman" w:cs="Times New Roman"/>
        </w:rPr>
        <w:t>set</w:t>
      </w:r>
      <w:r w:rsidR="00C569D5">
        <w:rPr>
          <w:rFonts w:ascii="Times New Roman" w:hAnsi="Times New Roman" w:cs="Times New Roman"/>
        </w:rPr>
        <w:t xml:space="preserve"> the Hostname </w:t>
      </w:r>
      <w:r w:rsidR="00C85631">
        <w:rPr>
          <w:rFonts w:ascii="Times New Roman" w:hAnsi="Times New Roman" w:cs="Times New Roman"/>
        </w:rPr>
        <w:t xml:space="preserve">to the Endpoint seen on the AWS page (simply copy and paste). For example, our Hostname would be </w:t>
      </w:r>
      <w:r w:rsidR="00BB014F" w:rsidRPr="00BB014F">
        <w:rPr>
          <w:rFonts w:ascii="Helvetica Neue" w:eastAsia="Times New Roman" w:hAnsi="Helvetica Neue" w:cs="Times New Roman"/>
          <w:color w:val="16191F"/>
          <w:sz w:val="21"/>
          <w:szCs w:val="21"/>
          <w:shd w:val="clear" w:color="auto" w:fill="FFFFFF"/>
        </w:rPr>
        <w:t>teachsim-db.cfmjo2xhkjgh.us-east-1.rds.amazonaws.com</w:t>
      </w:r>
      <w:r w:rsidR="00BB014F">
        <w:rPr>
          <w:rFonts w:ascii="Helvetica Neue" w:eastAsia="Times New Roman" w:hAnsi="Helvetica Neue" w:cs="Times New Roman"/>
          <w:color w:val="16191F"/>
          <w:sz w:val="21"/>
          <w:szCs w:val="21"/>
          <w:shd w:val="clear" w:color="auto" w:fill="FFFFFF"/>
        </w:rPr>
        <w:t xml:space="preserve">. </w:t>
      </w:r>
      <w:r w:rsidR="00BB014F">
        <w:rPr>
          <w:rFonts w:ascii="Times New Roman" w:eastAsia="Times New Roman" w:hAnsi="Times New Roman" w:cs="Times New Roman"/>
          <w:color w:val="16191F"/>
          <w:shd w:val="clear" w:color="auto" w:fill="FFFFFF"/>
        </w:rPr>
        <w:t xml:space="preserve">Next, set the Port to the Port under the Endpoint in AWS. </w:t>
      </w:r>
      <w:r w:rsidR="00E84FA2">
        <w:rPr>
          <w:rFonts w:ascii="Times New Roman" w:eastAsia="Times New Roman" w:hAnsi="Times New Roman" w:cs="Times New Roman"/>
          <w:color w:val="16191F"/>
          <w:shd w:val="clear" w:color="auto" w:fill="FFFFFF"/>
        </w:rPr>
        <w:t xml:space="preserve">The Username and Password will be what you set when creating your database (common usernames are root and admin). You can leave the default schema blank. Click Test Connection at the bottom of the page to see if you can successfully connect to the database. If this is successful, click OK, if not, then make sure </w:t>
      </w:r>
      <w:r w:rsidR="00126E52">
        <w:rPr>
          <w:rFonts w:ascii="Times New Roman" w:eastAsia="Times New Roman" w:hAnsi="Times New Roman" w:cs="Times New Roman"/>
          <w:color w:val="16191F"/>
          <w:shd w:val="clear" w:color="auto" w:fill="FFFFFF"/>
        </w:rPr>
        <w:t>your information was filled out correctly and the database has the proper permissions, such as allowing public accessibility.</w:t>
      </w:r>
    </w:p>
    <w:p w14:paraId="4FE5EE87" w14:textId="42FC838A" w:rsidR="001C412E" w:rsidRDefault="001C412E" w:rsidP="00F056DE">
      <w:pPr>
        <w:rPr>
          <w:rFonts w:ascii="Times New Roman" w:hAnsi="Times New Roman" w:cs="Times New Roman"/>
        </w:rPr>
      </w:pPr>
    </w:p>
    <w:p w14:paraId="6C4F1E72" w14:textId="324FE909" w:rsidR="001C412E" w:rsidRDefault="001C412E" w:rsidP="00F056DE">
      <w:pPr>
        <w:rPr>
          <w:rFonts w:ascii="Times New Roman" w:hAnsi="Times New Roman" w:cs="Times New Roman"/>
        </w:rPr>
      </w:pPr>
    </w:p>
    <w:p w14:paraId="3EABCE38" w14:textId="60130CEA" w:rsidR="001C412E" w:rsidRDefault="001C412E" w:rsidP="00F056DE">
      <w:pPr>
        <w:rPr>
          <w:rFonts w:ascii="Times New Roman" w:hAnsi="Times New Roman" w:cs="Times New Roman"/>
        </w:rPr>
      </w:pPr>
    </w:p>
    <w:p w14:paraId="55E34D4A" w14:textId="21D44151" w:rsidR="001C412E" w:rsidRDefault="00991784" w:rsidP="00F056DE">
      <w:pPr>
        <w:rPr>
          <w:rFonts w:ascii="Times New Roman" w:hAnsi="Times New Roman" w:cs="Times New Roman"/>
        </w:rPr>
      </w:pPr>
      <w:r>
        <w:rPr>
          <w:noProof/>
        </w:rPr>
        <w:drawing>
          <wp:inline distT="0" distB="0" distL="0" distR="0" wp14:anchorId="66DA78D8" wp14:editId="5AF99393">
            <wp:extent cx="5943600" cy="3020060"/>
            <wp:effectExtent l="0" t="0" r="0" b="254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3523F4DA" w14:textId="3F751747" w:rsidR="001C412E" w:rsidRDefault="001C412E" w:rsidP="00F056DE">
      <w:pPr>
        <w:rPr>
          <w:rFonts w:ascii="Times New Roman" w:hAnsi="Times New Roman" w:cs="Times New Roman"/>
        </w:rPr>
      </w:pPr>
    </w:p>
    <w:p w14:paraId="0A0ACE98" w14:textId="5BA461DA" w:rsidR="001C412E" w:rsidRDefault="001C412E" w:rsidP="00F056DE">
      <w:pPr>
        <w:rPr>
          <w:rFonts w:ascii="Times New Roman" w:hAnsi="Times New Roman" w:cs="Times New Roman"/>
        </w:rPr>
      </w:pPr>
    </w:p>
    <w:p w14:paraId="4C4AD0B8" w14:textId="0A943875" w:rsidR="001C412E" w:rsidRDefault="00F60BAB" w:rsidP="00F056DE">
      <w:pPr>
        <w:rPr>
          <w:rFonts w:ascii="Times New Roman" w:hAnsi="Times New Roman" w:cs="Times New Roman"/>
        </w:rPr>
      </w:pPr>
      <w:r>
        <w:rPr>
          <w:rFonts w:ascii="Times New Roman" w:hAnsi="Times New Roman" w:cs="Times New Roman"/>
        </w:rPr>
        <w:t xml:space="preserve">Before we connect to the database in Python, let us </w:t>
      </w:r>
      <w:r w:rsidR="001428C3">
        <w:rPr>
          <w:rFonts w:ascii="Times New Roman" w:hAnsi="Times New Roman" w:cs="Times New Roman"/>
        </w:rPr>
        <w:t>create a new schema in the database</w:t>
      </w:r>
      <w:r w:rsidR="004D757E">
        <w:rPr>
          <w:rFonts w:ascii="Times New Roman" w:hAnsi="Times New Roman" w:cs="Times New Roman"/>
        </w:rPr>
        <w:t xml:space="preserve"> as this schema essentially be what we refer to as the database from here on out. </w:t>
      </w:r>
      <w:r w:rsidR="00572F9E">
        <w:rPr>
          <w:rFonts w:ascii="Times New Roman" w:hAnsi="Times New Roman" w:cs="Times New Roman"/>
        </w:rPr>
        <w:t xml:space="preserve">Conceptually, this can be a bit confusing because when we refer to a database, we often mean what MySQL calls a schema (a collection of related tables). While the actual database instance in RDS/MySQL can contain multiple of these schemas (databases). </w:t>
      </w:r>
      <w:r w:rsidR="005412AF">
        <w:rPr>
          <w:rFonts w:ascii="Times New Roman" w:hAnsi="Times New Roman" w:cs="Times New Roman"/>
        </w:rPr>
        <w:t>In our database, we create only one schema</w:t>
      </w:r>
      <w:r w:rsidR="006626BE">
        <w:rPr>
          <w:rFonts w:ascii="Times New Roman" w:hAnsi="Times New Roman" w:cs="Times New Roman"/>
        </w:rPr>
        <w:t>,</w:t>
      </w:r>
      <w:r w:rsidR="005412AF">
        <w:rPr>
          <w:rFonts w:ascii="Times New Roman" w:hAnsi="Times New Roman" w:cs="Times New Roman"/>
        </w:rPr>
        <w:t xml:space="preserve"> and we essentially refer to it as the database.</w:t>
      </w:r>
      <w:r w:rsidR="006626BE">
        <w:rPr>
          <w:rFonts w:ascii="Times New Roman" w:hAnsi="Times New Roman" w:cs="Times New Roman"/>
        </w:rPr>
        <w:t xml:space="preserve"> First open your database connection by double clicking on it from the MySQL Workbench homepage that we showed above (with the big “Welcome to MySQL Workbench”). </w:t>
      </w:r>
      <w:r w:rsidR="008B1062">
        <w:rPr>
          <w:rFonts w:ascii="Times New Roman" w:hAnsi="Times New Roman" w:cs="Times New Roman"/>
        </w:rPr>
        <w:t xml:space="preserve">This will take you to a page that looks like below. </w:t>
      </w:r>
      <w:r w:rsidR="006B1F38">
        <w:rPr>
          <w:rFonts w:ascii="Times New Roman" w:hAnsi="Times New Roman" w:cs="Times New Roman"/>
        </w:rPr>
        <w:t>In the row of options under the house at the top, click the fourth from the left (</w:t>
      </w:r>
      <w:r w:rsidR="00D00955">
        <w:rPr>
          <w:rFonts w:ascii="Times New Roman" w:hAnsi="Times New Roman" w:cs="Times New Roman"/>
        </w:rPr>
        <w:t>“Create a new schema in the connected server”) that looks like a cylinder divided into three parts horizontally.</w:t>
      </w:r>
    </w:p>
    <w:p w14:paraId="75E4CE66" w14:textId="65CF1EE1" w:rsidR="008B1062" w:rsidRDefault="008B1062" w:rsidP="00F056DE">
      <w:pPr>
        <w:rPr>
          <w:rFonts w:ascii="Times New Roman" w:hAnsi="Times New Roman" w:cs="Times New Roman"/>
        </w:rPr>
      </w:pPr>
    </w:p>
    <w:p w14:paraId="55E09972" w14:textId="246B7FFC" w:rsidR="008B1062" w:rsidRDefault="008B1062" w:rsidP="00F056DE">
      <w:pPr>
        <w:rPr>
          <w:rFonts w:ascii="Times New Roman" w:hAnsi="Times New Roman" w:cs="Times New Roman"/>
        </w:rPr>
      </w:pPr>
    </w:p>
    <w:p w14:paraId="4B19AAA8" w14:textId="77777777" w:rsidR="008B1062" w:rsidRDefault="008B1062" w:rsidP="00F056DE">
      <w:pPr>
        <w:rPr>
          <w:rFonts w:ascii="Times New Roman" w:hAnsi="Times New Roman" w:cs="Times New Roman"/>
        </w:rPr>
      </w:pPr>
    </w:p>
    <w:p w14:paraId="4D679D82" w14:textId="77777777" w:rsidR="001C412E" w:rsidRDefault="001C412E" w:rsidP="00F056DE">
      <w:pPr>
        <w:rPr>
          <w:rFonts w:ascii="Times New Roman" w:hAnsi="Times New Roman" w:cs="Times New Roman"/>
        </w:rPr>
      </w:pPr>
    </w:p>
    <w:p w14:paraId="1D2BC559" w14:textId="2582DB1A" w:rsidR="007D5B97" w:rsidRDefault="008B1062" w:rsidP="00F056DE">
      <w:pPr>
        <w:rPr>
          <w:rFonts w:ascii="Times New Roman" w:hAnsi="Times New Roman" w:cs="Times New Roman"/>
        </w:rPr>
      </w:pPr>
      <w:r>
        <w:rPr>
          <w:noProof/>
        </w:rPr>
        <w:drawing>
          <wp:inline distT="0" distB="0" distL="0" distR="0" wp14:anchorId="281C388F" wp14:editId="64B38FC0">
            <wp:extent cx="5943600" cy="33870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1992968B" w14:textId="77777777" w:rsidR="008B1062" w:rsidRDefault="008B1062" w:rsidP="00F056DE">
      <w:pPr>
        <w:rPr>
          <w:rFonts w:ascii="Times New Roman" w:hAnsi="Times New Roman" w:cs="Times New Roman"/>
        </w:rPr>
      </w:pPr>
    </w:p>
    <w:p w14:paraId="2BBADF88" w14:textId="77777777" w:rsidR="008B1062" w:rsidRDefault="008B1062" w:rsidP="00F056DE">
      <w:pPr>
        <w:rPr>
          <w:rFonts w:ascii="Times New Roman" w:hAnsi="Times New Roman" w:cs="Times New Roman"/>
        </w:rPr>
      </w:pPr>
    </w:p>
    <w:p w14:paraId="0D41E25F" w14:textId="4CF1F7C1" w:rsidR="008B1062" w:rsidRDefault="009E4B62" w:rsidP="00F056DE">
      <w:pPr>
        <w:rPr>
          <w:rFonts w:ascii="Times New Roman" w:hAnsi="Times New Roman" w:cs="Times New Roman"/>
        </w:rPr>
      </w:pPr>
      <w:r>
        <w:rPr>
          <w:rFonts w:ascii="Times New Roman" w:hAnsi="Times New Roman" w:cs="Times New Roman"/>
        </w:rPr>
        <w:t>This brings up the following page where</w:t>
      </w:r>
      <w:r w:rsidR="00A93EB7">
        <w:rPr>
          <w:rFonts w:ascii="Times New Roman" w:hAnsi="Times New Roman" w:cs="Times New Roman"/>
        </w:rPr>
        <w:t xml:space="preserve"> you name the schema. We called ours teachsim and it was already visible on the left</w:t>
      </w:r>
      <w:r w:rsidR="0054563D">
        <w:rPr>
          <w:rFonts w:ascii="Times New Roman" w:hAnsi="Times New Roman" w:cs="Times New Roman"/>
        </w:rPr>
        <w:t>-</w:t>
      </w:r>
      <w:r w:rsidR="00A93EB7">
        <w:rPr>
          <w:rFonts w:ascii="Times New Roman" w:hAnsi="Times New Roman" w:cs="Times New Roman"/>
        </w:rPr>
        <w:t xml:space="preserve">hand side above. </w:t>
      </w:r>
    </w:p>
    <w:p w14:paraId="45D10C3C" w14:textId="6A82E257" w:rsidR="00A93EB7" w:rsidRDefault="00A93EB7" w:rsidP="00F056DE">
      <w:pPr>
        <w:rPr>
          <w:rFonts w:ascii="Times New Roman" w:hAnsi="Times New Roman" w:cs="Times New Roman"/>
        </w:rPr>
      </w:pPr>
    </w:p>
    <w:p w14:paraId="4873231D" w14:textId="0416F392" w:rsidR="00A93EB7" w:rsidRDefault="00A93EB7" w:rsidP="00F056DE">
      <w:pPr>
        <w:rPr>
          <w:rFonts w:ascii="Times New Roman" w:hAnsi="Times New Roman" w:cs="Times New Roman"/>
        </w:rPr>
      </w:pPr>
    </w:p>
    <w:p w14:paraId="7F8AC7F4" w14:textId="0A25EA62" w:rsidR="00A93EB7" w:rsidRDefault="00A93EB7" w:rsidP="00F056DE">
      <w:pPr>
        <w:rPr>
          <w:rFonts w:ascii="Times New Roman" w:hAnsi="Times New Roman" w:cs="Times New Roman"/>
        </w:rPr>
      </w:pPr>
    </w:p>
    <w:p w14:paraId="6B9D6620" w14:textId="1063C021" w:rsidR="00A93EB7" w:rsidRDefault="00A93EB7" w:rsidP="00F056DE">
      <w:pPr>
        <w:rPr>
          <w:rFonts w:ascii="Times New Roman" w:hAnsi="Times New Roman" w:cs="Times New Roman"/>
        </w:rPr>
      </w:pPr>
    </w:p>
    <w:p w14:paraId="5DCE780B" w14:textId="77777777" w:rsidR="00A93EB7" w:rsidRDefault="00A93EB7" w:rsidP="00F056DE">
      <w:pPr>
        <w:rPr>
          <w:rFonts w:ascii="Times New Roman" w:hAnsi="Times New Roman" w:cs="Times New Roman"/>
        </w:rPr>
      </w:pPr>
    </w:p>
    <w:p w14:paraId="1E12A032" w14:textId="73315CFC" w:rsidR="008B1062" w:rsidRDefault="009E4B62" w:rsidP="00F056DE">
      <w:pPr>
        <w:rPr>
          <w:rFonts w:ascii="Times New Roman" w:hAnsi="Times New Roman" w:cs="Times New Roman"/>
        </w:rPr>
      </w:pPr>
      <w:r>
        <w:rPr>
          <w:noProof/>
        </w:rPr>
        <w:drawing>
          <wp:inline distT="0" distB="0" distL="0" distR="0" wp14:anchorId="47C9378B" wp14:editId="6B5C7A27">
            <wp:extent cx="5943600" cy="3401695"/>
            <wp:effectExtent l="0" t="0" r="0" b="190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31550627" w14:textId="77777777" w:rsidR="008B1062" w:rsidRDefault="008B1062" w:rsidP="00F056DE">
      <w:pPr>
        <w:rPr>
          <w:rFonts w:ascii="Times New Roman" w:hAnsi="Times New Roman" w:cs="Times New Roman"/>
        </w:rPr>
      </w:pPr>
    </w:p>
    <w:p w14:paraId="2EC1C8F3" w14:textId="0CEF9051" w:rsidR="008B1062" w:rsidRDefault="008B1062" w:rsidP="00F056DE">
      <w:pPr>
        <w:rPr>
          <w:rFonts w:ascii="Times New Roman" w:hAnsi="Times New Roman" w:cs="Times New Roman"/>
        </w:rPr>
      </w:pPr>
    </w:p>
    <w:p w14:paraId="5D801CB6" w14:textId="7AB55823" w:rsidR="00B31B6B" w:rsidRDefault="00B31B6B" w:rsidP="00F056DE">
      <w:pPr>
        <w:rPr>
          <w:rFonts w:ascii="Times New Roman" w:hAnsi="Times New Roman" w:cs="Times New Roman"/>
        </w:rPr>
      </w:pPr>
      <w:r>
        <w:rPr>
          <w:rFonts w:ascii="Times New Roman" w:hAnsi="Times New Roman" w:cs="Times New Roman"/>
        </w:rPr>
        <w:t>Once you create the schema</w:t>
      </w:r>
      <w:r w:rsidR="00AE1663">
        <w:rPr>
          <w:rFonts w:ascii="Times New Roman" w:hAnsi="Times New Roman" w:cs="Times New Roman"/>
        </w:rPr>
        <w:t>, y</w:t>
      </w:r>
      <w:r>
        <w:rPr>
          <w:rFonts w:ascii="Times New Roman" w:hAnsi="Times New Roman" w:cs="Times New Roman"/>
        </w:rPr>
        <w:t>ou are done with MySQL Workbench for now. Note that while we almost exclusively use Python to query and test the database, you can also run queries in MySQL Workbench, which makes it another tool for you to use at your convenience.</w:t>
      </w:r>
      <w:r w:rsidR="008E3692">
        <w:rPr>
          <w:rFonts w:ascii="Times New Roman" w:hAnsi="Times New Roman" w:cs="Times New Roman"/>
        </w:rPr>
        <w:t xml:space="preserve"> </w:t>
      </w:r>
    </w:p>
    <w:p w14:paraId="3060222E" w14:textId="730C1028" w:rsidR="008E3692" w:rsidRDefault="008E3692" w:rsidP="00F056DE">
      <w:pPr>
        <w:rPr>
          <w:rFonts w:ascii="Times New Roman" w:hAnsi="Times New Roman" w:cs="Times New Roman"/>
        </w:rPr>
      </w:pPr>
    </w:p>
    <w:p w14:paraId="184D563E" w14:textId="7BEBC149" w:rsidR="008E3692" w:rsidRPr="00BD45B3" w:rsidRDefault="008E3692" w:rsidP="008E3692">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 xml:space="preserve">Create the </w:t>
      </w:r>
      <w:r>
        <w:rPr>
          <w:rFonts w:ascii="Times New Roman" w:hAnsi="Times New Roman" w:cs="Times New Roman"/>
          <w:color w:val="000000" w:themeColor="text1"/>
        </w:rPr>
        <w:t>schema</w:t>
      </w:r>
      <w:r w:rsidRPr="00BD45B3">
        <w:rPr>
          <w:rFonts w:ascii="Times New Roman" w:hAnsi="Times New Roman" w:cs="Times New Roman"/>
          <w:color w:val="000000" w:themeColor="text1"/>
        </w:rPr>
        <w:t xml:space="preserve"> instance in </w:t>
      </w:r>
      <w:r>
        <w:rPr>
          <w:rFonts w:ascii="Times New Roman" w:hAnsi="Times New Roman" w:cs="Times New Roman"/>
          <w:color w:val="000000" w:themeColor="text1"/>
        </w:rPr>
        <w:t>MySQL Workbench</w:t>
      </w:r>
    </w:p>
    <w:p w14:paraId="30D4B961" w14:textId="77777777" w:rsidR="008E3692" w:rsidRDefault="008E3692" w:rsidP="00F056DE">
      <w:pPr>
        <w:rPr>
          <w:rFonts w:ascii="Times New Roman" w:hAnsi="Times New Roman" w:cs="Times New Roman"/>
        </w:rPr>
      </w:pPr>
    </w:p>
    <w:p w14:paraId="756991CA" w14:textId="6E0AF6EE" w:rsidR="008E3692" w:rsidRDefault="008E3692" w:rsidP="00F056DE">
      <w:pPr>
        <w:rPr>
          <w:rFonts w:ascii="Times New Roman" w:hAnsi="Times New Roman" w:cs="Times New Roman"/>
        </w:rPr>
      </w:pPr>
    </w:p>
    <w:p w14:paraId="501C621D" w14:textId="1F97A9A8" w:rsidR="00B31B6B" w:rsidRPr="008E3692" w:rsidRDefault="008E3692" w:rsidP="008E3692">
      <w:pPr>
        <w:pStyle w:val="Heading3"/>
      </w:pPr>
      <w:bookmarkStart w:id="81" w:name="_Toc70196388"/>
      <w:r>
        <w:t>Python</w:t>
      </w:r>
      <w:bookmarkEnd w:id="81"/>
    </w:p>
    <w:p w14:paraId="470318EE" w14:textId="77777777" w:rsidR="008B1062" w:rsidRDefault="008B1062" w:rsidP="00F056DE">
      <w:pPr>
        <w:rPr>
          <w:rFonts w:ascii="Times New Roman" w:hAnsi="Times New Roman" w:cs="Times New Roman"/>
        </w:rPr>
      </w:pPr>
    </w:p>
    <w:p w14:paraId="3D4D0545" w14:textId="3D4DADB9" w:rsidR="0075222F" w:rsidRDefault="008E3692" w:rsidP="00F056DE">
      <w:pPr>
        <w:rPr>
          <w:rFonts w:ascii="Times New Roman" w:hAnsi="Times New Roman" w:cs="Times New Roman"/>
        </w:rPr>
      </w:pPr>
      <w:del w:id="82" w:author="Prijoles, Alexis Azucena (aap5du)" w:date="2021-04-20T21:40:00Z">
        <w:r>
          <w:rPr>
            <w:rFonts w:ascii="Times New Roman" w:hAnsi="Times New Roman" w:cs="Times New Roman"/>
          </w:rPr>
          <w:delText>Now that we have</w:delText>
        </w:r>
        <w:r w:rsidRPr="4404248E" w:rsidDel="008E3692">
          <w:rPr>
            <w:rFonts w:ascii="Times New Roman" w:hAnsi="Times New Roman" w:cs="Times New Roman"/>
          </w:rPr>
          <w:delText xml:space="preserve"> a</w:delText>
        </w:r>
      </w:del>
      <w:ins w:id="83" w:author="Prijoles, Alexis Azucena (aap5du)" w:date="2021-04-20T21:40:00Z">
        <w:r w:rsidR="45FD6DAA" w:rsidRPr="4404248E">
          <w:rPr>
            <w:rFonts w:ascii="Times New Roman" w:hAnsi="Times New Roman" w:cs="Times New Roman"/>
          </w:rPr>
          <w:t>Once</w:t>
        </w:r>
        <w:r>
          <w:rPr>
            <w:rFonts w:ascii="Times New Roman" w:hAnsi="Times New Roman" w:cs="Times New Roman"/>
          </w:rPr>
          <w:t xml:space="preserve"> a</w:t>
        </w:r>
      </w:ins>
      <w:r>
        <w:rPr>
          <w:rFonts w:ascii="Times New Roman" w:hAnsi="Times New Roman" w:cs="Times New Roman"/>
        </w:rPr>
        <w:t xml:space="preserve"> schema instance </w:t>
      </w:r>
      <w:r w:rsidR="001B4693">
        <w:rPr>
          <w:rFonts w:ascii="Times New Roman" w:hAnsi="Times New Roman" w:cs="Times New Roman"/>
        </w:rPr>
        <w:t xml:space="preserve">is </w:t>
      </w:r>
      <w:r>
        <w:rPr>
          <w:rFonts w:ascii="Times New Roman" w:hAnsi="Times New Roman" w:cs="Times New Roman"/>
        </w:rPr>
        <w:t>in the database, we can connect</w:t>
      </w:r>
      <w:r w:rsidR="0006050F">
        <w:rPr>
          <w:rFonts w:ascii="Times New Roman" w:hAnsi="Times New Roman" w:cs="Times New Roman"/>
        </w:rPr>
        <w:t xml:space="preserve"> to the database in Python. </w:t>
      </w:r>
      <w:r w:rsidR="00EA732B">
        <w:rPr>
          <w:rFonts w:ascii="Times New Roman" w:hAnsi="Times New Roman" w:cs="Times New Roman"/>
        </w:rPr>
        <w:t xml:space="preserve">There are several ways to do this. </w:t>
      </w:r>
      <w:r w:rsidR="0006050F">
        <w:rPr>
          <w:rFonts w:ascii="Times New Roman" w:hAnsi="Times New Roman" w:cs="Times New Roman"/>
        </w:rPr>
        <w:t>It is also</w:t>
      </w:r>
      <w:del w:id="84" w:author="Prijoles, Alexis Azucena (aap5du)" w:date="2021-04-20T21:40:00Z">
        <w:r w:rsidR="0006050F">
          <w:rPr>
            <w:rFonts w:ascii="Times New Roman" w:hAnsi="Times New Roman" w:cs="Times New Roman"/>
          </w:rPr>
          <w:delText xml:space="preserve"> likely</w:delText>
        </w:r>
      </w:del>
      <w:r w:rsidR="0006050F">
        <w:rPr>
          <w:rFonts w:ascii="Times New Roman" w:hAnsi="Times New Roman" w:cs="Times New Roman"/>
        </w:rPr>
        <w:t xml:space="preserve"> possible to connect the overall database in Python and create the schema instance there instead of MySQL Workbench</w:t>
      </w:r>
      <w:r w:rsidR="00DD3E2E">
        <w:rPr>
          <w:rFonts w:ascii="Times New Roman" w:hAnsi="Times New Roman" w:cs="Times New Roman"/>
        </w:rPr>
        <w:t xml:space="preserve">, so if you are more familiar with that approach, go for it. </w:t>
      </w:r>
    </w:p>
    <w:p w14:paraId="1B8FE258" w14:textId="77777777" w:rsidR="0075222F" w:rsidRDefault="0075222F" w:rsidP="00F056DE">
      <w:pPr>
        <w:rPr>
          <w:rFonts w:ascii="Times New Roman" w:hAnsi="Times New Roman" w:cs="Times New Roman"/>
        </w:rPr>
      </w:pPr>
    </w:p>
    <w:p w14:paraId="42875472" w14:textId="5A9080F6" w:rsidR="002046C6" w:rsidRDefault="0075222F" w:rsidP="00F056DE">
      <w:pPr>
        <w:rPr>
          <w:rFonts w:ascii="Times New Roman" w:hAnsi="Times New Roman" w:cs="Times New Roman"/>
        </w:rPr>
      </w:pPr>
      <w:r>
        <w:rPr>
          <w:rFonts w:ascii="Times New Roman" w:hAnsi="Times New Roman" w:cs="Times New Roman"/>
        </w:rPr>
        <w:t xml:space="preserve">The way we </w:t>
      </w:r>
      <w:del w:id="85" w:author="Prijoles, Alexis Azucena (aap5du)" w:date="2021-04-20T21:40:00Z">
        <w:r>
          <w:rPr>
            <w:rFonts w:ascii="Times New Roman" w:hAnsi="Times New Roman" w:cs="Times New Roman"/>
          </w:rPr>
          <w:delText>often</w:delText>
        </w:r>
      </w:del>
      <w:r>
        <w:rPr>
          <w:rFonts w:ascii="Times New Roman" w:hAnsi="Times New Roman" w:cs="Times New Roman"/>
        </w:rPr>
        <w:t xml:space="preserve"> connect to the database in Python is through the</w:t>
      </w:r>
      <w:r w:rsidR="00EA732B">
        <w:rPr>
          <w:rFonts w:ascii="Times New Roman" w:hAnsi="Times New Roman" w:cs="Times New Roman"/>
        </w:rPr>
        <w:t xml:space="preserve"> </w:t>
      </w:r>
      <w:r w:rsidR="00A76DA3">
        <w:rPr>
          <w:rFonts w:ascii="Times New Roman" w:hAnsi="Times New Roman" w:cs="Times New Roman"/>
        </w:rPr>
        <w:t>mysql.connector package. In Python, you can simply run “import my</w:t>
      </w:r>
      <w:r w:rsidR="00116D8F">
        <w:rPr>
          <w:rFonts w:ascii="Times New Roman" w:hAnsi="Times New Roman" w:cs="Times New Roman"/>
        </w:rPr>
        <w:t xml:space="preserve">sql.connector”, which you may need to install into your environment if you do not already have the package installed. </w:t>
      </w:r>
      <w:r w:rsidR="00F75C18">
        <w:rPr>
          <w:rFonts w:ascii="Times New Roman" w:hAnsi="Times New Roman" w:cs="Times New Roman"/>
        </w:rPr>
        <w:t>We can then connect to our database with just a few lines of code</w:t>
      </w:r>
      <w:r w:rsidR="004626AD">
        <w:rPr>
          <w:rFonts w:ascii="Times New Roman" w:hAnsi="Times New Roman" w:cs="Times New Roman"/>
        </w:rPr>
        <w:t xml:space="preserve">. This is going to be very similar to how we connected to the database </w:t>
      </w:r>
      <w:r w:rsidR="00991331">
        <w:rPr>
          <w:rFonts w:ascii="Times New Roman" w:hAnsi="Times New Roman" w:cs="Times New Roman"/>
        </w:rPr>
        <w:t>from the MySQL Workbench. The code is as follows:</w:t>
      </w:r>
    </w:p>
    <w:tbl>
      <w:tblPr>
        <w:tblStyle w:val="TableGrid"/>
        <w:tblW w:w="0" w:type="auto"/>
        <w:tblInd w:w="-95" w:type="dxa"/>
        <w:tblLook w:val="04A0" w:firstRow="1" w:lastRow="0" w:firstColumn="1" w:lastColumn="0" w:noHBand="0" w:noVBand="1"/>
      </w:tblPr>
      <w:tblGrid>
        <w:gridCol w:w="8082"/>
      </w:tblGrid>
      <w:tr w:rsidR="00BB7FBB" w:rsidRPr="008E166F" w14:paraId="668F0DEB" w14:textId="77777777" w:rsidTr="00C71847">
        <w:trPr>
          <w:cantSplit/>
          <w:trHeight w:val="2429"/>
        </w:trPr>
        <w:tc>
          <w:tcPr>
            <w:tcW w:w="8082" w:type="dxa"/>
          </w:tcPr>
          <w:p w14:paraId="31E1A09B" w14:textId="77777777" w:rsidR="00BB7FBB" w:rsidRPr="00F94E17" w:rsidRDefault="00BB7FBB" w:rsidP="00BB7FBB">
            <w:pPr>
              <w:rPr>
                <w:rFonts w:ascii="Franklin Gothic Book" w:hAnsi="Franklin Gothic Book" w:cs="Times New Roman"/>
              </w:rPr>
            </w:pPr>
            <w:commentRangeStart w:id="86"/>
            <w:r w:rsidRPr="00F94E17">
              <w:rPr>
                <w:rFonts w:ascii="Franklin Gothic Book" w:hAnsi="Franklin Gothic Book" w:cs="Times New Roman"/>
              </w:rPr>
              <w:t>import mysql.connector</w:t>
            </w:r>
          </w:p>
          <w:p w14:paraId="37DB23F7"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endpoint = "seratestdatabase.c4cjk1vto1om.us-east-2.rds.amazonaws.com"</w:t>
            </w:r>
          </w:p>
          <w:p w14:paraId="6CFF8369"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port = "3306"</w:t>
            </w:r>
          </w:p>
          <w:p w14:paraId="21613454"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usr = "username”</w:t>
            </w:r>
          </w:p>
          <w:p w14:paraId="2921449F"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pswd = "password"</w:t>
            </w:r>
          </w:p>
          <w:p w14:paraId="7C5253E3"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region = "us-east-2b"</w:t>
            </w:r>
          </w:p>
          <w:p w14:paraId="7D691A48"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dbname = "teachsim"</w:t>
            </w:r>
          </w:p>
          <w:p w14:paraId="44222EDF" w14:textId="77777777" w:rsidR="00BB7FBB" w:rsidRPr="00F94E17" w:rsidRDefault="00BB7FBB" w:rsidP="00BB7FBB">
            <w:pPr>
              <w:rPr>
                <w:rFonts w:ascii="Franklin Gothic Book" w:hAnsi="Franklin Gothic Book" w:cs="Times New Roman"/>
              </w:rPr>
            </w:pPr>
          </w:p>
          <w:p w14:paraId="6E6CFE72"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cnx = mysql.connector.connect(user=usr, password=pswd, host=endpoint, database=dbname)</w:t>
            </w:r>
          </w:p>
          <w:p w14:paraId="666A48A8"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cursor = cnx.cursor(buffered=True)</w:t>
            </w:r>
            <w:commentRangeEnd w:id="86"/>
            <w:r w:rsidR="00F549A5" w:rsidRPr="00F94E17">
              <w:rPr>
                <w:rFonts w:ascii="Franklin Gothic Book" w:hAnsi="Franklin Gothic Book" w:cs="Times New Roman"/>
              </w:rPr>
              <w:commentReference w:id="86"/>
            </w:r>
          </w:p>
          <w:p w14:paraId="744718CB" w14:textId="4EE232EA" w:rsidR="00C71847" w:rsidRPr="008E166F" w:rsidRDefault="00C71847" w:rsidP="00F056DE">
            <w:pPr>
              <w:rPr>
                <w:rFonts w:ascii="Times New Roman" w:hAnsi="Times New Roman" w:cs="Times New Roman"/>
              </w:rPr>
            </w:pPr>
          </w:p>
        </w:tc>
      </w:tr>
    </w:tbl>
    <w:p w14:paraId="6C023BA2" w14:textId="24033599" w:rsidR="00116D8F" w:rsidRDefault="00116D8F" w:rsidP="00F056DE">
      <w:pPr>
        <w:rPr>
          <w:rFonts w:ascii="Times New Roman" w:hAnsi="Times New Roman" w:cs="Times New Roman"/>
        </w:rPr>
      </w:pPr>
    </w:p>
    <w:p w14:paraId="2A2BF17F" w14:textId="65ABE897" w:rsidR="00116D8F" w:rsidRDefault="00031B57" w:rsidP="00F056DE">
      <w:pPr>
        <w:rPr>
          <w:rFonts w:ascii="Times New Roman" w:hAnsi="Times New Roman" w:cs="Times New Roman"/>
        </w:rPr>
      </w:pPr>
      <w:r>
        <w:rPr>
          <w:rFonts w:ascii="Times New Roman" w:hAnsi="Times New Roman" w:cs="Times New Roman"/>
        </w:rPr>
        <w:t xml:space="preserve">You would replace the endpoint, port, username, password, and region with those of your database instance from the AWS RDS page that we showed earlier exactly how we did for MySQL Workbench. </w:t>
      </w:r>
      <w:r w:rsidRPr="00031B57">
        <w:rPr>
          <w:rFonts w:ascii="Times New Roman" w:hAnsi="Times New Roman" w:cs="Times New Roman"/>
          <w:b/>
          <w:bCs/>
        </w:rPr>
        <w:t>One extremely important note:</w:t>
      </w:r>
      <w:r>
        <w:rPr>
          <w:rFonts w:ascii="Times New Roman" w:hAnsi="Times New Roman" w:cs="Times New Roman"/>
          <w:b/>
          <w:bCs/>
        </w:rPr>
        <w:t xml:space="preserve"> </w:t>
      </w:r>
      <w:r w:rsidR="00943A4D">
        <w:rPr>
          <w:rFonts w:ascii="Times New Roman" w:hAnsi="Times New Roman" w:cs="Times New Roman"/>
        </w:rPr>
        <w:t xml:space="preserve">the dbname variable that we define is the name of your </w:t>
      </w:r>
      <w:r w:rsidR="00943A4D">
        <w:rPr>
          <w:rFonts w:ascii="Times New Roman" w:hAnsi="Times New Roman" w:cs="Times New Roman"/>
          <w:i/>
          <w:iCs/>
        </w:rPr>
        <w:t>schema instance</w:t>
      </w:r>
      <w:r w:rsidR="00943A4D">
        <w:rPr>
          <w:rFonts w:ascii="Times New Roman" w:hAnsi="Times New Roman" w:cs="Times New Roman"/>
        </w:rPr>
        <w:t xml:space="preserve"> not the name of your database in RDS. Again, this is the schema that you just created and names in MySQL Workbench</w:t>
      </w:r>
      <w:r w:rsidR="00E90087">
        <w:rPr>
          <w:rFonts w:ascii="Times New Roman" w:hAnsi="Times New Roman" w:cs="Times New Roman"/>
        </w:rPr>
        <w:t>, not the name of the database you created in RDS through the AWS Management Console. This is a very common mistake</w:t>
      </w:r>
      <w:r w:rsidR="00731268">
        <w:rPr>
          <w:rFonts w:ascii="Times New Roman" w:hAnsi="Times New Roman" w:cs="Times New Roman"/>
        </w:rPr>
        <w:t xml:space="preserve"> that can lead to much frustration because the connection will fail.</w:t>
      </w:r>
    </w:p>
    <w:p w14:paraId="0F06DF2C" w14:textId="1F672621" w:rsidR="009578A7" w:rsidRDefault="009578A7" w:rsidP="00F056DE">
      <w:pPr>
        <w:rPr>
          <w:rFonts w:ascii="Times New Roman" w:hAnsi="Times New Roman" w:cs="Times New Roman"/>
        </w:rPr>
      </w:pPr>
    </w:p>
    <w:p w14:paraId="532E903C" w14:textId="73426827" w:rsidR="009578A7" w:rsidRDefault="00C71847" w:rsidP="00F056DE">
      <w:pPr>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5E446F21" wp14:editId="01F9447C">
                <wp:simplePos x="0" y="0"/>
                <wp:positionH relativeFrom="column">
                  <wp:posOffset>0</wp:posOffset>
                </wp:positionH>
                <wp:positionV relativeFrom="paragraph">
                  <wp:posOffset>701202</wp:posOffset>
                </wp:positionV>
                <wp:extent cx="1828800" cy="1828800"/>
                <wp:effectExtent l="0" t="0" r="12700" b="1714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38D8402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import </w:t>
                            </w:r>
                            <w:r>
                              <w:rPr>
                                <w:rFonts w:ascii="Franklin Gothic Book" w:hAnsi="Franklin Gothic Book" w:cs="Times New Roman"/>
                              </w:rPr>
                              <w:t>pymysql</w:t>
                            </w:r>
                          </w:p>
                          <w:p w14:paraId="5B20EFD7"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14:paraId="199DF5F5"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port = "3306"</w:t>
                            </w:r>
                          </w:p>
                          <w:p w14:paraId="5BF16C3A"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usr = "</w:t>
                            </w:r>
                            <w:r>
                              <w:rPr>
                                <w:rFonts w:ascii="Franklin Gothic Book" w:hAnsi="Franklin Gothic Book" w:cs="Times New Roman"/>
                              </w:rPr>
                              <w:t>username”</w:t>
                            </w:r>
                          </w:p>
                          <w:p w14:paraId="57D1DE1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pswd = "</w:t>
                            </w:r>
                            <w:r>
                              <w:rPr>
                                <w:rFonts w:ascii="Franklin Gothic Book" w:hAnsi="Franklin Gothic Book" w:cs="Times New Roman"/>
                              </w:rPr>
                              <w:t>password</w:t>
                            </w:r>
                            <w:r w:rsidRPr="00232BF1">
                              <w:rPr>
                                <w:rFonts w:ascii="Franklin Gothic Book" w:hAnsi="Franklin Gothic Book" w:cs="Times New Roman"/>
                              </w:rPr>
                              <w:t>"</w:t>
                            </w:r>
                          </w:p>
                          <w:p w14:paraId="2940E25B"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region = "us-east-2b"</w:t>
                            </w:r>
                          </w:p>
                          <w:p w14:paraId="39388F08"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dbname = "teachsim"</w:t>
                            </w:r>
                          </w:p>
                          <w:p w14:paraId="49D3F4CE" w14:textId="77777777" w:rsidR="00C71847" w:rsidRPr="00232BF1" w:rsidRDefault="00C71847" w:rsidP="0095341E">
                            <w:pPr>
                              <w:rPr>
                                <w:rFonts w:ascii="Franklin Gothic Book" w:hAnsi="Franklin Gothic Book" w:cs="Times New Roman"/>
                              </w:rPr>
                            </w:pPr>
                          </w:p>
                          <w:p w14:paraId="636366F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cnx = </w:t>
                            </w:r>
                            <w:r>
                              <w:rPr>
                                <w:rFonts w:ascii="Franklin Gothic Book" w:hAnsi="Franklin Gothic Book" w:cs="Times New Roman"/>
                              </w:rPr>
                              <w:t>pymysql.connections</w:t>
                            </w:r>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onnect(user=usr, passwd=pswd, host=endpoint, d</w:t>
                            </w:r>
                            <w:r>
                              <w:rPr>
                                <w:rFonts w:ascii="Franklin Gothic Book" w:hAnsi="Franklin Gothic Book" w:cs="Times New Roman"/>
                              </w:rPr>
                              <w:t>b</w:t>
                            </w:r>
                            <w:r w:rsidRPr="00232BF1">
                              <w:rPr>
                                <w:rFonts w:ascii="Franklin Gothic Book" w:hAnsi="Franklin Gothic Book" w:cs="Times New Roman"/>
                              </w:rPr>
                              <w:t>=dbname)</w:t>
                            </w:r>
                          </w:p>
                          <w:p w14:paraId="7770F8CC"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cursor = cnx.cursor()</w:t>
                            </w:r>
                          </w:p>
                          <w:p w14:paraId="4405B4BA" w14:textId="77777777" w:rsidR="00C71847" w:rsidRPr="00F47124" w:rsidRDefault="00C71847">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5E446F21">
                <v:stroke joinstyle="miter"/>
                <v:path gradientshapeok="t" o:connecttype="rect"/>
              </v:shapetype>
              <v:shape id="Text Box 5" style="position:absolute;margin-left:0;margin-top:55.2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">
                <v:textbox style="mso-fit-shape-to-text:t">
                  <w:txbxContent>
                    <w:p w:rsidRPr="00232BF1" w:rsidR="00C71847" w:rsidP="0095341E" w:rsidRDefault="00C71847" w14:paraId="38D84020" w14:textId="77777777">
                      <w:pPr>
                        <w:rPr>
                          <w:rFonts w:ascii="Franklin Gothic Book" w:hAnsi="Franklin Gothic Book" w:cs="Times New Roman"/>
                        </w:rPr>
                      </w:pPr>
                      <w:r w:rsidRPr="00232BF1">
                        <w:rPr>
                          <w:rFonts w:ascii="Franklin Gothic Book" w:hAnsi="Franklin Gothic Book" w:cs="Times New Roman"/>
                        </w:rPr>
                        <w:t xml:space="preserve">import </w:t>
                      </w:r>
                      <w:proofErr w:type="spellStart"/>
                      <w:r>
                        <w:rPr>
                          <w:rFonts w:ascii="Franklin Gothic Book" w:hAnsi="Franklin Gothic Book" w:cs="Times New Roman"/>
                        </w:rPr>
                        <w:t>pymysql</w:t>
                      </w:r>
                      <w:proofErr w:type="spellEnd"/>
                    </w:p>
                    <w:p w:rsidRPr="00232BF1" w:rsidR="00C71847" w:rsidP="0095341E" w:rsidRDefault="00C71847" w14:paraId="5B20EFD7" w14:textId="77777777">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rsidRPr="00232BF1" w:rsidR="00C71847" w:rsidP="0095341E" w:rsidRDefault="00C71847" w14:paraId="199DF5F5" w14:textId="77777777">
                      <w:pPr>
                        <w:rPr>
                          <w:rFonts w:ascii="Franklin Gothic Book" w:hAnsi="Franklin Gothic Book" w:cs="Times New Roman"/>
                        </w:rPr>
                      </w:pPr>
                      <w:r w:rsidRPr="00232BF1">
                        <w:rPr>
                          <w:rFonts w:ascii="Franklin Gothic Book" w:hAnsi="Franklin Gothic Book" w:cs="Times New Roman"/>
                        </w:rPr>
                        <w:t>port = "3306"</w:t>
                      </w:r>
                    </w:p>
                    <w:p w:rsidRPr="00232BF1" w:rsidR="00C71847" w:rsidP="0095341E" w:rsidRDefault="00C71847" w14:paraId="5BF16C3A" w14:textId="77777777">
                      <w:pPr>
                        <w:rPr>
                          <w:rFonts w:ascii="Franklin Gothic Book" w:hAnsi="Franklin Gothic Book" w:cs="Times New Roman"/>
                        </w:rPr>
                      </w:pPr>
                      <w:proofErr w:type="spellStart"/>
                      <w:r w:rsidRPr="00232BF1">
                        <w:rPr>
                          <w:rFonts w:ascii="Franklin Gothic Book" w:hAnsi="Franklin Gothic Book" w:cs="Times New Roman"/>
                        </w:rPr>
                        <w:t>usr</w:t>
                      </w:r>
                      <w:proofErr w:type="spellEnd"/>
                      <w:r w:rsidRPr="00232BF1">
                        <w:rPr>
                          <w:rFonts w:ascii="Franklin Gothic Book" w:hAnsi="Franklin Gothic Book" w:cs="Times New Roman"/>
                        </w:rPr>
                        <w:t xml:space="preserve"> = "</w:t>
                      </w:r>
                      <w:r>
                        <w:rPr>
                          <w:rFonts w:ascii="Franklin Gothic Book" w:hAnsi="Franklin Gothic Book" w:cs="Times New Roman"/>
                        </w:rPr>
                        <w:t>username”</w:t>
                      </w:r>
                    </w:p>
                    <w:p w:rsidRPr="00232BF1" w:rsidR="00C71847" w:rsidP="0095341E" w:rsidRDefault="00C71847" w14:paraId="57D1DE10" w14:textId="77777777">
                      <w:pPr>
                        <w:rPr>
                          <w:rFonts w:ascii="Franklin Gothic Book" w:hAnsi="Franklin Gothic Book" w:cs="Times New Roman"/>
                        </w:rPr>
                      </w:pPr>
                      <w:proofErr w:type="spellStart"/>
                      <w:r w:rsidRPr="00232BF1">
                        <w:rPr>
                          <w:rFonts w:ascii="Franklin Gothic Book" w:hAnsi="Franklin Gothic Book" w:cs="Times New Roman"/>
                        </w:rPr>
                        <w:t>pswd</w:t>
                      </w:r>
                      <w:proofErr w:type="spellEnd"/>
                      <w:r w:rsidRPr="00232BF1">
                        <w:rPr>
                          <w:rFonts w:ascii="Franklin Gothic Book" w:hAnsi="Franklin Gothic Book" w:cs="Times New Roman"/>
                        </w:rPr>
                        <w:t xml:space="preserve"> = "</w:t>
                      </w:r>
                      <w:r>
                        <w:rPr>
                          <w:rFonts w:ascii="Franklin Gothic Book" w:hAnsi="Franklin Gothic Book" w:cs="Times New Roman"/>
                        </w:rPr>
                        <w:t>password</w:t>
                      </w:r>
                      <w:r w:rsidRPr="00232BF1">
                        <w:rPr>
                          <w:rFonts w:ascii="Franklin Gothic Book" w:hAnsi="Franklin Gothic Book" w:cs="Times New Roman"/>
                        </w:rPr>
                        <w:t>"</w:t>
                      </w:r>
                    </w:p>
                    <w:p w:rsidRPr="00232BF1" w:rsidR="00C71847" w:rsidP="0095341E" w:rsidRDefault="00C71847" w14:paraId="2940E25B" w14:textId="77777777">
                      <w:pPr>
                        <w:rPr>
                          <w:rFonts w:ascii="Franklin Gothic Book" w:hAnsi="Franklin Gothic Book" w:cs="Times New Roman"/>
                        </w:rPr>
                      </w:pPr>
                      <w:r w:rsidRPr="00232BF1">
                        <w:rPr>
                          <w:rFonts w:ascii="Franklin Gothic Book" w:hAnsi="Franklin Gothic Book" w:cs="Times New Roman"/>
                        </w:rPr>
                        <w:t>region = "us-east-2b"</w:t>
                      </w:r>
                    </w:p>
                    <w:p w:rsidRPr="00232BF1" w:rsidR="00C71847" w:rsidP="0095341E" w:rsidRDefault="00C71847" w14:paraId="39388F08" w14:textId="77777777">
                      <w:pPr>
                        <w:rPr>
                          <w:rFonts w:ascii="Franklin Gothic Book" w:hAnsi="Franklin Gothic Book" w:cs="Times New Roman"/>
                        </w:rPr>
                      </w:pPr>
                      <w:proofErr w:type="spellStart"/>
                      <w:r w:rsidRPr="00232BF1">
                        <w:rPr>
                          <w:rFonts w:ascii="Franklin Gothic Book" w:hAnsi="Franklin Gothic Book" w:cs="Times New Roman"/>
                        </w:rPr>
                        <w:t>dbname</w:t>
                      </w:r>
                      <w:proofErr w:type="spellEnd"/>
                      <w:r w:rsidRPr="00232BF1">
                        <w:rPr>
                          <w:rFonts w:ascii="Franklin Gothic Book" w:hAnsi="Franklin Gothic Book" w:cs="Times New Roman"/>
                        </w:rPr>
                        <w:t xml:space="preserve"> = "</w:t>
                      </w:r>
                      <w:proofErr w:type="spellStart"/>
                      <w:r w:rsidRPr="00232BF1">
                        <w:rPr>
                          <w:rFonts w:ascii="Franklin Gothic Book" w:hAnsi="Franklin Gothic Book" w:cs="Times New Roman"/>
                        </w:rPr>
                        <w:t>teachsim</w:t>
                      </w:r>
                      <w:proofErr w:type="spellEnd"/>
                      <w:r w:rsidRPr="00232BF1">
                        <w:rPr>
                          <w:rFonts w:ascii="Franklin Gothic Book" w:hAnsi="Franklin Gothic Book" w:cs="Times New Roman"/>
                        </w:rPr>
                        <w:t>"</w:t>
                      </w:r>
                    </w:p>
                    <w:p w:rsidRPr="00232BF1" w:rsidR="00C71847" w:rsidP="0095341E" w:rsidRDefault="00C71847" w14:paraId="49D3F4CE" w14:textId="77777777">
                      <w:pPr>
                        <w:rPr>
                          <w:rFonts w:ascii="Franklin Gothic Book" w:hAnsi="Franklin Gothic Book" w:cs="Times New Roman"/>
                        </w:rPr>
                      </w:pPr>
                    </w:p>
                    <w:p w:rsidRPr="00232BF1" w:rsidR="00C71847" w:rsidP="0095341E" w:rsidRDefault="00C71847" w14:paraId="636366F0" w14:textId="77777777">
                      <w:pPr>
                        <w:rPr>
                          <w:rFonts w:ascii="Franklin Gothic Book" w:hAnsi="Franklin Gothic Book" w:cs="Times New Roman"/>
                        </w:rPr>
                      </w:pPr>
                      <w:proofErr w:type="spellStart"/>
                      <w:r w:rsidRPr="00232BF1">
                        <w:rPr>
                          <w:rFonts w:ascii="Franklin Gothic Book" w:hAnsi="Franklin Gothic Book" w:cs="Times New Roman"/>
                        </w:rPr>
                        <w:t>cnx</w:t>
                      </w:r>
                      <w:proofErr w:type="spellEnd"/>
                      <w:r w:rsidRPr="00232BF1">
                        <w:rPr>
                          <w:rFonts w:ascii="Franklin Gothic Book" w:hAnsi="Franklin Gothic Book" w:cs="Times New Roman"/>
                        </w:rPr>
                        <w:t xml:space="preserve"> = </w:t>
                      </w:r>
                      <w:proofErr w:type="spellStart"/>
                      <w:proofErr w:type="gramStart"/>
                      <w:r>
                        <w:rPr>
                          <w:rFonts w:ascii="Franklin Gothic Book" w:hAnsi="Franklin Gothic Book" w:cs="Times New Roman"/>
                        </w:rPr>
                        <w:t>pymysql.connections</w:t>
                      </w:r>
                      <w:proofErr w:type="gramEnd"/>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w:t>
                      </w:r>
                      <w:proofErr w:type="spellEnd"/>
                      <w:r w:rsidRPr="00232BF1">
                        <w:rPr>
                          <w:rFonts w:ascii="Franklin Gothic Book" w:hAnsi="Franklin Gothic Book" w:cs="Times New Roman"/>
                        </w:rPr>
                        <w:t>(user=</w:t>
                      </w:r>
                      <w:proofErr w:type="spellStart"/>
                      <w:r w:rsidRPr="00232BF1">
                        <w:rPr>
                          <w:rFonts w:ascii="Franklin Gothic Book" w:hAnsi="Franklin Gothic Book" w:cs="Times New Roman"/>
                        </w:rPr>
                        <w:t>usr</w:t>
                      </w:r>
                      <w:proofErr w:type="spellEnd"/>
                      <w:r w:rsidRPr="00232BF1">
                        <w:rPr>
                          <w:rFonts w:ascii="Franklin Gothic Book" w:hAnsi="Franklin Gothic Book" w:cs="Times New Roman"/>
                        </w:rPr>
                        <w:t>, passwd=</w:t>
                      </w:r>
                      <w:proofErr w:type="spellStart"/>
                      <w:r w:rsidRPr="00232BF1">
                        <w:rPr>
                          <w:rFonts w:ascii="Franklin Gothic Book" w:hAnsi="Franklin Gothic Book" w:cs="Times New Roman"/>
                        </w:rPr>
                        <w:t>pswd</w:t>
                      </w:r>
                      <w:proofErr w:type="spellEnd"/>
                      <w:r w:rsidRPr="00232BF1">
                        <w:rPr>
                          <w:rFonts w:ascii="Franklin Gothic Book" w:hAnsi="Franklin Gothic Book" w:cs="Times New Roman"/>
                        </w:rPr>
                        <w:t xml:space="preserve">, host=endpoint, </w:t>
                      </w:r>
                      <w:proofErr w:type="spellStart"/>
                      <w:r w:rsidRPr="00232BF1">
                        <w:rPr>
                          <w:rFonts w:ascii="Franklin Gothic Book" w:hAnsi="Franklin Gothic Book" w:cs="Times New Roman"/>
                        </w:rPr>
                        <w:t>d</w:t>
                      </w:r>
                      <w:r>
                        <w:rPr>
                          <w:rFonts w:ascii="Franklin Gothic Book" w:hAnsi="Franklin Gothic Book" w:cs="Times New Roman"/>
                        </w:rPr>
                        <w:t>b</w:t>
                      </w:r>
                      <w:proofErr w:type="spellEnd"/>
                      <w:r w:rsidRPr="00232BF1">
                        <w:rPr>
                          <w:rFonts w:ascii="Franklin Gothic Book" w:hAnsi="Franklin Gothic Book" w:cs="Times New Roman"/>
                        </w:rPr>
                        <w:t>=</w:t>
                      </w:r>
                      <w:proofErr w:type="spellStart"/>
                      <w:r w:rsidRPr="00232BF1">
                        <w:rPr>
                          <w:rFonts w:ascii="Franklin Gothic Book" w:hAnsi="Franklin Gothic Book" w:cs="Times New Roman"/>
                        </w:rPr>
                        <w:t>dbname</w:t>
                      </w:r>
                      <w:proofErr w:type="spellEnd"/>
                      <w:r w:rsidRPr="00232BF1">
                        <w:rPr>
                          <w:rFonts w:ascii="Franklin Gothic Book" w:hAnsi="Franklin Gothic Book" w:cs="Times New Roman"/>
                        </w:rPr>
                        <w:t>)</w:t>
                      </w:r>
                    </w:p>
                    <w:p w:rsidRPr="00232BF1" w:rsidR="00C71847" w:rsidP="0095341E" w:rsidRDefault="00C71847" w14:paraId="7770F8CC" w14:textId="77777777">
                      <w:pPr>
                        <w:rPr>
                          <w:rFonts w:ascii="Franklin Gothic Book" w:hAnsi="Franklin Gothic Book" w:cs="Times New Roman"/>
                        </w:rPr>
                      </w:pPr>
                      <w:r w:rsidRPr="00232BF1">
                        <w:rPr>
                          <w:rFonts w:ascii="Franklin Gothic Book" w:hAnsi="Franklin Gothic Book" w:cs="Times New Roman"/>
                        </w:rPr>
                        <w:t xml:space="preserve">cursor = </w:t>
                      </w:r>
                      <w:proofErr w:type="spellStart"/>
                      <w:proofErr w:type="gramStart"/>
                      <w:r w:rsidRPr="00232BF1">
                        <w:rPr>
                          <w:rFonts w:ascii="Franklin Gothic Book" w:hAnsi="Franklin Gothic Book" w:cs="Times New Roman"/>
                        </w:rPr>
                        <w:t>cnx.cursor</w:t>
                      </w:r>
                      <w:proofErr w:type="spellEnd"/>
                      <w:proofErr w:type="gramEnd"/>
                      <w:r w:rsidRPr="00232BF1">
                        <w:rPr>
                          <w:rFonts w:ascii="Franklin Gothic Book" w:hAnsi="Franklin Gothic Book" w:cs="Times New Roman"/>
                        </w:rPr>
                        <w:t>()</w:t>
                      </w:r>
                    </w:p>
                    <w:p w:rsidRPr="00F47124" w:rsidR="00C71847" w:rsidRDefault="00C71847" w14:paraId="4405B4BA" w14:textId="77777777">
                      <w:pPr>
                        <w:rPr>
                          <w:rFonts w:ascii="Times New Roman" w:hAnsi="Times New Roman" w:cs="Times New Roman"/>
                        </w:rPr>
                      </w:pPr>
                    </w:p>
                  </w:txbxContent>
                </v:textbox>
                <w10:wrap type="square"/>
              </v:shape>
            </w:pict>
          </mc:Fallback>
        </mc:AlternateContent>
      </w:r>
      <w:r w:rsidR="009578A7">
        <w:rPr>
          <w:rFonts w:ascii="Times New Roman" w:hAnsi="Times New Roman" w:cs="Times New Roman"/>
        </w:rPr>
        <w:t xml:space="preserve">Another common way of connecting to the database that we sometimes use is by using the pymysql package instead of </w:t>
      </w:r>
      <w:r w:rsidR="0095341E">
        <w:rPr>
          <w:rFonts w:ascii="Times New Roman" w:hAnsi="Times New Roman" w:cs="Times New Roman"/>
        </w:rPr>
        <w:t>mysql.connector. This functions almost the exact same and is set up with the following lines of code:</w:t>
      </w:r>
    </w:p>
    <w:p w14:paraId="30440AC3" w14:textId="2FA0A4EF" w:rsidR="0095341E" w:rsidRDefault="0095341E" w:rsidP="00F056DE">
      <w:pPr>
        <w:rPr>
          <w:rFonts w:ascii="Times New Roman" w:hAnsi="Times New Roman" w:cs="Times New Roman"/>
        </w:rPr>
      </w:pPr>
    </w:p>
    <w:p w14:paraId="0ABE0F13" w14:textId="74018D44" w:rsidR="00C71847" w:rsidRDefault="00C71847" w:rsidP="00F056DE">
      <w:pPr>
        <w:rPr>
          <w:rFonts w:ascii="Times New Roman" w:hAnsi="Times New Roman" w:cs="Times New Roman"/>
        </w:rPr>
      </w:pPr>
    </w:p>
    <w:p w14:paraId="13B3DF4C" w14:textId="0EC33E87" w:rsidR="007578E4" w:rsidRDefault="007578E4" w:rsidP="00F056DE">
      <w:pPr>
        <w:rPr>
          <w:rFonts w:ascii="Times New Roman" w:hAnsi="Times New Roman" w:cs="Times New Roman"/>
        </w:rPr>
      </w:pPr>
      <w:r>
        <w:rPr>
          <w:rFonts w:ascii="Times New Roman" w:hAnsi="Times New Roman" w:cs="Times New Roman"/>
        </w:rPr>
        <w:t xml:space="preserve">It should be easy to see the parallels. The main differences are the spelling of some of the parameters when calling the </w:t>
      </w:r>
      <w:r w:rsidR="008146A1">
        <w:rPr>
          <w:rFonts w:ascii="Times New Roman" w:hAnsi="Times New Roman" w:cs="Times New Roman"/>
        </w:rPr>
        <w:t>connection. Which you choose to use is largely up to you and should not have any effect</w:t>
      </w:r>
      <w:r w:rsidR="001B6637">
        <w:rPr>
          <w:rFonts w:ascii="Times New Roman" w:hAnsi="Times New Roman" w:cs="Times New Roman"/>
        </w:rPr>
        <w:t xml:space="preserve"> on the outcome. We often use mysql.connector in Jupyter notebooks and pymysql in </w:t>
      </w:r>
      <w:r w:rsidR="008E7094">
        <w:rPr>
          <w:rFonts w:ascii="Times New Roman" w:hAnsi="Times New Roman" w:cs="Times New Roman"/>
        </w:rPr>
        <w:t xml:space="preserve">Lambda functions, but </w:t>
      </w:r>
      <w:r w:rsidR="00BF11D6">
        <w:rPr>
          <w:rFonts w:ascii="Times New Roman" w:hAnsi="Times New Roman" w:cs="Times New Roman"/>
        </w:rPr>
        <w:t>you can pick one and stick with it if you would like, just make sure that whichever you use in your Lambda functions is installed in the corresponding environment and named in your requirements text file.</w:t>
      </w:r>
    </w:p>
    <w:p w14:paraId="2FDC6DDE" w14:textId="366FBA1C" w:rsidR="008E75B9" w:rsidRDefault="008E75B9" w:rsidP="00F056DE">
      <w:pPr>
        <w:rPr>
          <w:rFonts w:ascii="Times New Roman" w:hAnsi="Times New Roman" w:cs="Times New Roman"/>
        </w:rPr>
      </w:pPr>
    </w:p>
    <w:p w14:paraId="78E66130" w14:textId="2EF3146A" w:rsidR="008E75B9" w:rsidRPr="00BD45B3" w:rsidRDefault="008E75B9" w:rsidP="008E75B9">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Connect to your database in Python</w:t>
      </w:r>
    </w:p>
    <w:p w14:paraId="7743A38D" w14:textId="77777777" w:rsidR="008E75B9" w:rsidRPr="00943A4D" w:rsidRDefault="008E75B9" w:rsidP="00F056DE">
      <w:pPr>
        <w:rPr>
          <w:rFonts w:ascii="Times New Roman" w:hAnsi="Times New Roman" w:cs="Times New Roman"/>
        </w:rPr>
      </w:pPr>
    </w:p>
    <w:p w14:paraId="6B2CE861" w14:textId="77777777" w:rsidR="00116D8F" w:rsidRDefault="00116D8F" w:rsidP="00F056DE">
      <w:pPr>
        <w:rPr>
          <w:rFonts w:ascii="Times New Roman" w:hAnsi="Times New Roman" w:cs="Times New Roman"/>
        </w:rPr>
      </w:pPr>
    </w:p>
    <w:p w14:paraId="552CDF1F" w14:textId="58388CA7" w:rsidR="00F056DE" w:rsidRDefault="008E75B9" w:rsidP="00F056DE">
      <w:pPr>
        <w:pStyle w:val="Heading2"/>
      </w:pPr>
      <w:bookmarkStart w:id="87" w:name="_Toc70196389"/>
      <w:r>
        <w:t>Creating the Tables for the Database</w:t>
      </w:r>
      <w:bookmarkEnd w:id="87"/>
    </w:p>
    <w:p w14:paraId="0C78D2D7" w14:textId="6CD0BE98" w:rsidR="008E75B9" w:rsidRDefault="008E75B9" w:rsidP="008E75B9"/>
    <w:p w14:paraId="1F2CBF7D" w14:textId="59F72F4D" w:rsidR="00C53DD9" w:rsidRDefault="004440FC" w:rsidP="008E75B9">
      <w:pPr>
        <w:rPr>
          <w:rFonts w:ascii="Times New Roman" w:hAnsi="Times New Roman" w:cs="Times New Roman"/>
        </w:rPr>
      </w:pPr>
      <w:r>
        <w:rPr>
          <w:rFonts w:ascii="Times New Roman" w:hAnsi="Times New Roman" w:cs="Times New Roman"/>
        </w:rPr>
        <w:t>Once</w:t>
      </w:r>
      <w:r w:rsidR="00A7291B">
        <w:rPr>
          <w:rFonts w:ascii="Times New Roman" w:hAnsi="Times New Roman" w:cs="Times New Roman"/>
        </w:rPr>
        <w:t xml:space="preserve"> we have our database created and we are able to connect to it in Python</w:t>
      </w:r>
      <w:r w:rsidR="00423172">
        <w:rPr>
          <w:rFonts w:ascii="Times New Roman" w:hAnsi="Times New Roman" w:cs="Times New Roman"/>
        </w:rPr>
        <w:t xml:space="preserve">, </w:t>
      </w:r>
      <w:r>
        <w:rPr>
          <w:rFonts w:ascii="Times New Roman" w:hAnsi="Times New Roman" w:cs="Times New Roman"/>
        </w:rPr>
        <w:t>we can a</w:t>
      </w:r>
      <w:r w:rsidR="0009243A">
        <w:rPr>
          <w:rFonts w:ascii="Times New Roman" w:hAnsi="Times New Roman" w:cs="Times New Roman"/>
        </w:rPr>
        <w:t>d</w:t>
      </w:r>
      <w:r>
        <w:rPr>
          <w:rFonts w:ascii="Times New Roman" w:hAnsi="Times New Roman" w:cs="Times New Roman"/>
        </w:rPr>
        <w:t>d</w:t>
      </w:r>
      <w:r w:rsidR="00423172">
        <w:rPr>
          <w:rFonts w:ascii="Times New Roman" w:hAnsi="Times New Roman" w:cs="Times New Roman"/>
        </w:rPr>
        <w:t xml:space="preserve"> tables. This first requires your team determining </w:t>
      </w:r>
      <w:r w:rsidR="00E85D58">
        <w:rPr>
          <w:rFonts w:ascii="Times New Roman" w:hAnsi="Times New Roman" w:cs="Times New Roman"/>
        </w:rPr>
        <w:t xml:space="preserve">what the schema (tables and connections among tables) of your database will be. </w:t>
      </w:r>
      <w:r w:rsidR="002749D0">
        <w:rPr>
          <w:rFonts w:ascii="Times New Roman" w:hAnsi="Times New Roman" w:cs="Times New Roman"/>
        </w:rPr>
        <w:t xml:space="preserve">A major consideration here is not having too many columns per table, especially if many will contain text, because MySQL may throw an error telling you it is too much. </w:t>
      </w:r>
      <w:r w:rsidR="00CD5753">
        <w:rPr>
          <w:rFonts w:ascii="Times New Roman" w:hAnsi="Times New Roman" w:cs="Times New Roman"/>
        </w:rPr>
        <w:t xml:space="preserve">For the purposes of our project, we broke all of our data into five tables. </w:t>
      </w:r>
      <w:r w:rsidR="00B4334F">
        <w:rPr>
          <w:rFonts w:ascii="Times New Roman" w:hAnsi="Times New Roman" w:cs="Times New Roman"/>
        </w:rPr>
        <w:t xml:space="preserve">Each table uses the same primary key (a unique identifier for each row), which </w:t>
      </w:r>
      <w:r w:rsidR="00AB52E7">
        <w:rPr>
          <w:rFonts w:ascii="Times New Roman" w:hAnsi="Times New Roman" w:cs="Times New Roman"/>
        </w:rPr>
        <w:t xml:space="preserve">in our circumstance is the participant id (the column in our tables in “id_participant”). </w:t>
      </w:r>
      <w:r w:rsidR="00456DF4">
        <w:rPr>
          <w:rFonts w:ascii="Times New Roman" w:hAnsi="Times New Roman" w:cs="Times New Roman"/>
        </w:rPr>
        <w:t xml:space="preserve">Since all of our tables use the same primary key, they in theory could be just one table but the size limitations of MySQL prevented us from doing this, so we found a way to break them up that made since in the scope of the project. Specifically, </w:t>
      </w:r>
      <w:r w:rsidR="00225C0A">
        <w:rPr>
          <w:rFonts w:ascii="Times New Roman" w:hAnsi="Times New Roman" w:cs="Times New Roman"/>
        </w:rPr>
        <w:t xml:space="preserve">we have an Identifiers table that has columns related to the site, year, group, etc. of participant. The Participant_Measures, Survey_Measures, and Performance_Measures tables </w:t>
      </w:r>
      <w:r w:rsidR="000945D6">
        <w:rPr>
          <w:rFonts w:ascii="Times New Roman" w:hAnsi="Times New Roman" w:cs="Times New Roman"/>
        </w:rPr>
        <w:t xml:space="preserve">contain all of the data from the surveys filled out by participants in the study </w:t>
      </w:r>
      <w:r w:rsidR="00752F51">
        <w:rPr>
          <w:rFonts w:ascii="Times New Roman" w:hAnsi="Times New Roman" w:cs="Times New Roman"/>
        </w:rPr>
        <w:t xml:space="preserve">and the surveys are naturally broken into these three categories, which are why we use them as our tables since we needed to split the data up somehow. Our last table is Participant_Tracker, which </w:t>
      </w:r>
      <w:r w:rsidR="009D5125">
        <w:rPr>
          <w:rFonts w:ascii="Times New Roman" w:hAnsi="Times New Roman" w:cs="Times New Roman"/>
        </w:rPr>
        <w:t>simply has a binary indicator for each survey that identifies whether or not each participant has completed that survey.</w:t>
      </w:r>
      <w:r w:rsidR="00D90F7F">
        <w:rPr>
          <w:rFonts w:ascii="Times New Roman" w:hAnsi="Times New Roman" w:cs="Times New Roman"/>
        </w:rPr>
        <w:t xml:space="preserve"> You will want to work with your team and those who understood the data and project well to determine what tables you want and how to break up the data if it is too large. For example, </w:t>
      </w:r>
      <w:r w:rsidR="005B7A46">
        <w:rPr>
          <w:rFonts w:ascii="Times New Roman" w:hAnsi="Times New Roman" w:cs="Times New Roman"/>
        </w:rPr>
        <w:t>our tables range from 12 columns to a little over 500 columns</w:t>
      </w:r>
      <w:r w:rsidR="003815CF">
        <w:rPr>
          <w:rFonts w:ascii="Times New Roman" w:hAnsi="Times New Roman" w:cs="Times New Roman"/>
        </w:rPr>
        <w:t>, with a total of about 1300 columns between all five tables.</w:t>
      </w:r>
    </w:p>
    <w:p w14:paraId="1AFA1215" w14:textId="069474A4" w:rsidR="003815CF" w:rsidRDefault="003815CF" w:rsidP="008E75B9">
      <w:pPr>
        <w:rPr>
          <w:rFonts w:ascii="Times New Roman" w:hAnsi="Times New Roman" w:cs="Times New Roman"/>
        </w:rPr>
      </w:pPr>
    </w:p>
    <w:p w14:paraId="35788792" w14:textId="302D416C" w:rsidR="00F056DE" w:rsidRDefault="003815CF" w:rsidP="00F056DE">
      <w:pPr>
        <w:rPr>
          <w:rFonts w:ascii="Times New Roman" w:hAnsi="Times New Roman" w:cs="Times New Roman"/>
        </w:rPr>
      </w:pPr>
      <w:r>
        <w:rPr>
          <w:rFonts w:ascii="Times New Roman" w:hAnsi="Times New Roman" w:cs="Times New Roman"/>
        </w:rPr>
        <w:t>Once you have decided on the tables you want, the columns in each table, and the variable type of each column (</w:t>
      </w:r>
      <w:r w:rsidR="00FD2551">
        <w:rPr>
          <w:rFonts w:ascii="Times New Roman" w:hAnsi="Times New Roman" w:cs="Times New Roman"/>
        </w:rPr>
        <w:t xml:space="preserve">numeric or text), you are ready to write SQL queries to create the tables. </w:t>
      </w:r>
      <w:r w:rsidR="002F6E8D">
        <w:rPr>
          <w:rFonts w:ascii="Times New Roman" w:hAnsi="Times New Roman" w:cs="Times New Roman"/>
        </w:rPr>
        <w:t xml:space="preserve">We do this in a Jupyter notebook using Python; however, you could also </w:t>
      </w:r>
      <w:r w:rsidR="00095DC6">
        <w:rPr>
          <w:rFonts w:ascii="Times New Roman" w:hAnsi="Times New Roman" w:cs="Times New Roman"/>
        </w:rPr>
        <w:t xml:space="preserve">write and execute these queries in MySQL Workbench. The reason we use Jupyter notebook/Python is because </w:t>
      </w:r>
      <w:r w:rsidR="0077745F">
        <w:rPr>
          <w:rFonts w:ascii="Times New Roman" w:hAnsi="Times New Roman" w:cs="Times New Roman"/>
        </w:rPr>
        <w:t xml:space="preserve">we have so many variables (columns) so we can use loops to write the queries instead of manually typing them in or copy/pasting them. The code for how we do this is available </w:t>
      </w:r>
      <w:r w:rsidR="007C1AD5">
        <w:rPr>
          <w:rFonts w:ascii="Times New Roman" w:hAnsi="Times New Roman" w:cs="Times New Roman"/>
        </w:rPr>
        <w:t>on the GitHub and is a Jupyter notebook titled</w:t>
      </w:r>
      <w:r w:rsidR="00A17387">
        <w:rPr>
          <w:rFonts w:ascii="Times New Roman" w:hAnsi="Times New Roman" w:cs="Times New Roman"/>
        </w:rPr>
        <w:t xml:space="preserve"> </w:t>
      </w:r>
      <w:r w:rsidR="007C1AD5" w:rsidRPr="00A17387">
        <w:rPr>
          <w:rFonts w:ascii="Times New Roman" w:hAnsi="Times New Roman" w:cs="Times New Roman"/>
          <w:i/>
          <w:iCs/>
        </w:rPr>
        <w:t>Create</w:t>
      </w:r>
      <w:r w:rsidR="00A17387" w:rsidRPr="00A17387">
        <w:rPr>
          <w:rFonts w:ascii="Times New Roman" w:hAnsi="Times New Roman" w:cs="Times New Roman"/>
          <w:i/>
          <w:iCs/>
        </w:rPr>
        <w:t>_</w:t>
      </w:r>
      <w:r w:rsidR="007C1AD5" w:rsidRPr="00A17387">
        <w:rPr>
          <w:rFonts w:ascii="Times New Roman" w:hAnsi="Times New Roman" w:cs="Times New Roman"/>
          <w:i/>
          <w:iCs/>
        </w:rPr>
        <w:t>Database.ipynb</w:t>
      </w:r>
      <w:r w:rsidR="007C1AD5">
        <w:rPr>
          <w:rFonts w:ascii="Times New Roman" w:hAnsi="Times New Roman" w:cs="Times New Roman"/>
        </w:rPr>
        <w:t xml:space="preserve"> under the RDS folder. </w:t>
      </w:r>
    </w:p>
    <w:p w14:paraId="0875A231" w14:textId="23DBDC4A" w:rsidR="00A71482" w:rsidRDefault="00A71482" w:rsidP="00F056DE">
      <w:pPr>
        <w:rPr>
          <w:rFonts w:ascii="Times New Roman" w:hAnsi="Times New Roman" w:cs="Times New Roman"/>
        </w:rPr>
      </w:pPr>
    </w:p>
    <w:p w14:paraId="449EB5FC" w14:textId="752D4143" w:rsidR="00A71482" w:rsidRPr="00A71482" w:rsidRDefault="00A71482" w:rsidP="00F056DE">
      <w:pPr>
        <w:rPr>
          <w:rFonts w:ascii="Times New Roman" w:hAnsi="Times New Roman" w:cs="Times New Roman"/>
        </w:rPr>
      </w:pPr>
      <w:r>
        <w:rPr>
          <w:rFonts w:ascii="Times New Roman" w:hAnsi="Times New Roman" w:cs="Times New Roman"/>
        </w:rPr>
        <w:t xml:space="preserve">The first thing we do in this notebook is connect to the database as just described above. </w:t>
      </w:r>
      <w:r w:rsidR="00DC5949">
        <w:rPr>
          <w:rFonts w:ascii="Times New Roman" w:hAnsi="Times New Roman" w:cs="Times New Roman"/>
        </w:rPr>
        <w:t xml:space="preserve">Next, we </w:t>
      </w:r>
      <w:r w:rsidR="007C71AD">
        <w:rPr>
          <w:rFonts w:ascii="Times New Roman" w:hAnsi="Times New Roman" w:cs="Times New Roman"/>
        </w:rPr>
        <w:t xml:space="preserve">read in an excel file to get the column names. We have </w:t>
      </w:r>
      <w:r w:rsidR="00C67A21">
        <w:rPr>
          <w:rFonts w:ascii="Times New Roman" w:hAnsi="Times New Roman" w:cs="Times New Roman"/>
        </w:rPr>
        <w:t xml:space="preserve">all of our column names broken out in the data dictionary that is used for our specific project. If you have some file that has all of your column names, you may want to </w:t>
      </w:r>
      <w:r w:rsidR="00EC2E93">
        <w:rPr>
          <w:rFonts w:ascii="Times New Roman" w:hAnsi="Times New Roman" w:cs="Times New Roman"/>
        </w:rPr>
        <w:t>consider finding a similar way to read them into Python so that you do not have to manually type them out or copy/paste them.</w:t>
      </w:r>
      <w:r w:rsidR="003658EE">
        <w:rPr>
          <w:rFonts w:ascii="Times New Roman" w:hAnsi="Times New Roman" w:cs="Times New Roman"/>
        </w:rPr>
        <w:t xml:space="preserve"> While the actual specifications in the code for how we get our column names is going to be extremely specific to ho</w:t>
      </w:r>
      <w:r w:rsidR="006C38C1">
        <w:rPr>
          <w:rFonts w:ascii="Times New Roman" w:hAnsi="Times New Roman" w:cs="Times New Roman"/>
        </w:rPr>
        <w:t>w we have them stored in our excel sheet, the approach can provide guidance.</w:t>
      </w:r>
    </w:p>
    <w:p w14:paraId="6BF5C7AD" w14:textId="59B96CCF" w:rsidR="00F056DE" w:rsidRDefault="00F056DE" w:rsidP="00F056DE">
      <w:pPr>
        <w:rPr>
          <w:rFonts w:ascii="Times New Roman" w:hAnsi="Times New Roman" w:cs="Times New Roman"/>
        </w:rPr>
      </w:pPr>
    </w:p>
    <w:p w14:paraId="39901EEF" w14:textId="6B295C19" w:rsidR="00632760" w:rsidRDefault="00250444" w:rsidP="00F056DE">
      <w:pPr>
        <w:rPr>
          <w:rFonts w:ascii="Times New Roman" w:hAnsi="Times New Roman" w:cs="Times New Roman"/>
        </w:rPr>
      </w:pPr>
      <w:r>
        <w:rPr>
          <w:rFonts w:ascii="Times New Roman" w:hAnsi="Times New Roman" w:cs="Times New Roman"/>
        </w:rPr>
        <w:t xml:space="preserve">The way that we are going to generate our queries to create the tables </w:t>
      </w:r>
      <w:r w:rsidR="007D13D7">
        <w:rPr>
          <w:rFonts w:ascii="Times New Roman" w:hAnsi="Times New Roman" w:cs="Times New Roman"/>
        </w:rPr>
        <w:t xml:space="preserve">requires a list of all the column names for that table, which we just described how to get above. However, it also requires a list </w:t>
      </w:r>
      <w:r w:rsidR="007306E1">
        <w:rPr>
          <w:rFonts w:ascii="Times New Roman" w:hAnsi="Times New Roman" w:cs="Times New Roman"/>
        </w:rPr>
        <w:t xml:space="preserve">of all the text (also called string or non-numeric) columns, which is a subset of </w:t>
      </w:r>
      <w:r w:rsidR="004B2D47">
        <w:rPr>
          <w:rFonts w:ascii="Times New Roman" w:hAnsi="Times New Roman" w:cs="Times New Roman"/>
        </w:rPr>
        <w:t xml:space="preserve">the list of all columns. How you get this list for your tables is </w:t>
      </w:r>
      <w:r w:rsidR="007D10C2">
        <w:rPr>
          <w:rFonts w:ascii="Times New Roman" w:hAnsi="Times New Roman" w:cs="Times New Roman"/>
        </w:rPr>
        <w:t xml:space="preserve">also entirely dependent on how you have your data for the columns. For example, the data dictionary for our project </w:t>
      </w:r>
      <w:r w:rsidR="00A4079D">
        <w:rPr>
          <w:rFonts w:ascii="Times New Roman" w:hAnsi="Times New Roman" w:cs="Times New Roman"/>
        </w:rPr>
        <w:t xml:space="preserve">has a column with all of the variables (columns for that table) as well as other columns that provide metadata for these variables, such as one called Values that describes the type of data that will be stored in that variable/column. </w:t>
      </w:r>
      <w:r w:rsidR="00566B09">
        <w:rPr>
          <w:rFonts w:ascii="Times New Roman" w:hAnsi="Times New Roman" w:cs="Times New Roman"/>
        </w:rPr>
        <w:t xml:space="preserve">This is what we use to get the list of text columns </w:t>
      </w:r>
      <w:r w:rsidR="0009188D">
        <w:rPr>
          <w:rFonts w:ascii="Times New Roman" w:hAnsi="Times New Roman" w:cs="Times New Roman"/>
        </w:rPr>
        <w:t xml:space="preserve">for some of our tables </w:t>
      </w:r>
      <w:r w:rsidR="00566B09">
        <w:rPr>
          <w:rFonts w:ascii="Times New Roman" w:hAnsi="Times New Roman" w:cs="Times New Roman"/>
        </w:rPr>
        <w:t xml:space="preserve">by filtering on </w:t>
      </w:r>
      <w:r w:rsidR="0009188D">
        <w:rPr>
          <w:rFonts w:ascii="Times New Roman" w:hAnsi="Times New Roman" w:cs="Times New Roman"/>
        </w:rPr>
        <w:t>the specific value types. However, for some it is just easier to manually create the list in Python of what columns will be string/text</w:t>
      </w:r>
      <w:r w:rsidR="00F77637">
        <w:rPr>
          <w:rFonts w:ascii="Times New Roman" w:hAnsi="Times New Roman" w:cs="Times New Roman"/>
        </w:rPr>
        <w:t>. Under the Create and Execute Queries portion of the notebook, we</w:t>
      </w:r>
      <w:r w:rsidR="008F5F99">
        <w:rPr>
          <w:rFonts w:ascii="Times New Roman" w:hAnsi="Times New Roman" w:cs="Times New Roman"/>
        </w:rPr>
        <w:t xml:space="preserve"> perform these steps where the tableName_column_list is the list of all columns for that table and the tableName_char is </w:t>
      </w:r>
      <w:r w:rsidR="00C00248">
        <w:rPr>
          <w:rFonts w:ascii="Times New Roman" w:hAnsi="Times New Roman" w:cs="Times New Roman"/>
        </w:rPr>
        <w:t xml:space="preserve">a subset of that list containing only those columns that will hold text or non-numeric data. </w:t>
      </w:r>
    </w:p>
    <w:p w14:paraId="2CBF225F" w14:textId="3B965095" w:rsidR="00021DFB" w:rsidRDefault="00021DFB" w:rsidP="00F056DE">
      <w:pPr>
        <w:rPr>
          <w:rFonts w:ascii="Times New Roman" w:hAnsi="Times New Roman" w:cs="Times New Roman"/>
        </w:rPr>
      </w:pPr>
    </w:p>
    <w:p w14:paraId="109E3534" w14:textId="296C2735" w:rsidR="00021DFB" w:rsidRDefault="00DE2B72" w:rsidP="00F056DE">
      <w:pPr>
        <w:rPr>
          <w:rFonts w:ascii="Times New Roman" w:hAnsi="Times New Roman" w:cs="Times New Roman"/>
        </w:rPr>
      </w:pPr>
      <w:r>
        <w:rPr>
          <w:rFonts w:ascii="Times New Roman" w:hAnsi="Times New Roman" w:cs="Times New Roman"/>
        </w:rPr>
        <w:t>The functions that we have in this notebook are used to generate the queries of the form:</w:t>
      </w:r>
    </w:p>
    <w:p w14:paraId="3528EF20" w14:textId="7E6A746A" w:rsidR="00DE2B72" w:rsidRDefault="00DE2B72" w:rsidP="00F056DE">
      <w:pPr>
        <w:rPr>
          <w:rFonts w:ascii="Times New Roman" w:hAnsi="Times New Roman" w:cs="Times New Roman"/>
        </w:rPr>
      </w:pPr>
    </w:p>
    <w:p w14:paraId="550105E3" w14:textId="07362085" w:rsidR="00DE2B72" w:rsidRDefault="00312228" w:rsidP="00F056DE">
      <w:pPr>
        <w:rPr>
          <w:rFonts w:ascii="Times New Roman" w:hAnsi="Times New Roman" w:cs="Times New Roman"/>
        </w:rPr>
      </w:pPr>
      <w:r>
        <w:rPr>
          <w:rFonts w:ascii="Times New Roman" w:hAnsi="Times New Roman" w:cs="Times New Roman"/>
        </w:rPr>
        <w:t>‘CREATE TABLE tableName (column1</w:t>
      </w:r>
      <w:r w:rsidR="00DB4BF3">
        <w:rPr>
          <w:rFonts w:ascii="Times New Roman" w:hAnsi="Times New Roman" w:cs="Times New Roman"/>
        </w:rPr>
        <w:t xml:space="preserve"> varchar(100), column2 float, column3 varchar(100)</w:t>
      </w:r>
      <w:r w:rsidR="00890EEF">
        <w:rPr>
          <w:rFonts w:ascii="Times New Roman" w:hAnsi="Times New Roman" w:cs="Times New Roman"/>
        </w:rPr>
        <w:t>, PRIMARY KEY (column1) );’</w:t>
      </w:r>
    </w:p>
    <w:p w14:paraId="428A39C6" w14:textId="4BD74841" w:rsidR="008B20E4" w:rsidRDefault="008B20E4" w:rsidP="00F056DE">
      <w:pPr>
        <w:rPr>
          <w:rFonts w:ascii="Times New Roman" w:hAnsi="Times New Roman" w:cs="Times New Roman"/>
        </w:rPr>
      </w:pPr>
    </w:p>
    <w:p w14:paraId="1CFBD1F6" w14:textId="0CD0267D" w:rsidR="008B20E4" w:rsidRDefault="008B20E4" w:rsidP="00F056DE">
      <w:pPr>
        <w:rPr>
          <w:rFonts w:ascii="Times New Roman" w:hAnsi="Times New Roman" w:cs="Times New Roman"/>
        </w:rPr>
      </w:pPr>
      <w:r>
        <w:rPr>
          <w:rFonts w:ascii="Times New Roman" w:hAnsi="Times New Roman" w:cs="Times New Roman"/>
        </w:rPr>
        <w:t xml:space="preserve">The reason for the two lists above is that all of the columns in your text list will get varchar(100) in the database schema, denoting that the </w:t>
      </w:r>
      <w:r w:rsidR="0035519D">
        <w:rPr>
          <w:rFonts w:ascii="Times New Roman" w:hAnsi="Times New Roman" w:cs="Times New Roman"/>
        </w:rPr>
        <w:t xml:space="preserve">column can have strings. The remaining column will get float meaning that the data type will be numeric. </w:t>
      </w:r>
      <w:r w:rsidR="00046E54">
        <w:rPr>
          <w:rFonts w:ascii="Times New Roman" w:hAnsi="Times New Roman" w:cs="Times New Roman"/>
        </w:rPr>
        <w:t xml:space="preserve">You also need to specify your primary key, which we already mentioned is ‘id_participant’ for all of our tables. </w:t>
      </w:r>
      <w:r w:rsidR="00AF608C">
        <w:rPr>
          <w:rFonts w:ascii="Times New Roman" w:hAnsi="Times New Roman" w:cs="Times New Roman"/>
        </w:rPr>
        <w:t>Additionally, we have a second function to create a table that includes extremely large text columns</w:t>
      </w:r>
      <w:r w:rsidR="00EB256F">
        <w:rPr>
          <w:rFonts w:ascii="Times New Roman" w:hAnsi="Times New Roman" w:cs="Times New Roman"/>
        </w:rPr>
        <w:t xml:space="preserve">, the reason we don’t make all text columns large by default is because then MySQL will reduce how many columns you can have in the table to even it out size wise, so you should understand </w:t>
      </w:r>
      <w:r w:rsidR="00601720">
        <w:rPr>
          <w:rFonts w:ascii="Times New Roman" w:hAnsi="Times New Roman" w:cs="Times New Roman"/>
        </w:rPr>
        <w:t>your data well enough to know how to determine what will be stored in the columns. We also have a function used to show the table that is great for testing after creating the table by executing the query generated by our function.</w:t>
      </w:r>
    </w:p>
    <w:p w14:paraId="286135B2" w14:textId="3455AE8E" w:rsidR="00601720" w:rsidRDefault="00601720" w:rsidP="00F056DE">
      <w:pPr>
        <w:rPr>
          <w:rFonts w:ascii="Times New Roman" w:hAnsi="Times New Roman" w:cs="Times New Roman"/>
        </w:rPr>
      </w:pPr>
    </w:p>
    <w:p w14:paraId="56163C9A" w14:textId="6DB59293" w:rsidR="00601720" w:rsidRDefault="00601720" w:rsidP="00F056DE">
      <w:pPr>
        <w:rPr>
          <w:rFonts w:ascii="Times New Roman" w:hAnsi="Times New Roman" w:cs="Times New Roman"/>
        </w:rPr>
      </w:pPr>
      <w:r>
        <w:rPr>
          <w:rFonts w:ascii="Times New Roman" w:hAnsi="Times New Roman" w:cs="Times New Roman"/>
        </w:rPr>
        <w:t>As previously mentioned, you can write these queries manually in the form described above and execute them in MySQL Workbench or Python without our code to generate them. However, if you have a large number of columns, it will be much easier to automate the process at least partially by utilizing this code</w:t>
      </w:r>
      <w:r w:rsidR="00F5290F">
        <w:rPr>
          <w:rFonts w:ascii="Times New Roman" w:hAnsi="Times New Roman" w:cs="Times New Roman"/>
        </w:rPr>
        <w:t>.</w:t>
      </w:r>
    </w:p>
    <w:p w14:paraId="69C50A69" w14:textId="472D4578" w:rsidR="00F5290F" w:rsidRDefault="00F5290F" w:rsidP="00F056DE">
      <w:pPr>
        <w:rPr>
          <w:rFonts w:ascii="Times New Roman" w:hAnsi="Times New Roman" w:cs="Times New Roman"/>
        </w:rPr>
      </w:pPr>
    </w:p>
    <w:p w14:paraId="2ECEF8F1" w14:textId="56D83082" w:rsidR="00F5290F" w:rsidRDefault="00F5290F" w:rsidP="00F056DE">
      <w:pPr>
        <w:rPr>
          <w:rFonts w:ascii="Times New Roman" w:hAnsi="Times New Roman" w:cs="Times New Roman"/>
        </w:rPr>
      </w:pPr>
      <w:r>
        <w:rPr>
          <w:rFonts w:ascii="Times New Roman" w:hAnsi="Times New Roman" w:cs="Times New Roman"/>
          <w:b/>
          <w:bCs/>
        </w:rPr>
        <w:t xml:space="preserve">Important Note: </w:t>
      </w:r>
      <w:r>
        <w:rPr>
          <w:rFonts w:ascii="Times New Roman" w:hAnsi="Times New Roman" w:cs="Times New Roman"/>
        </w:rPr>
        <w:t xml:space="preserve">When you are finished </w:t>
      </w:r>
      <w:r w:rsidR="00E40C65">
        <w:rPr>
          <w:rFonts w:ascii="Times New Roman" w:hAnsi="Times New Roman" w:cs="Times New Roman"/>
        </w:rPr>
        <w:t>altering a database in Python/Jupyter notebook, make sure to close the database connection by executing the following:</w:t>
      </w:r>
    </w:p>
    <w:p w14:paraId="40FFB784" w14:textId="48BC0163" w:rsidR="00CD54D8" w:rsidRDefault="001C02AB" w:rsidP="00CD54D8">
      <w:pPr>
        <w:rPr>
          <w:rFonts w:ascii="Franklin Gothic Book" w:hAnsi="Franklin Gothic Book" w:cs="Times New Roman"/>
        </w:rPr>
      </w:pPr>
      <w:r>
        <w:rPr>
          <w:noProof/>
        </w:rPr>
        <mc:AlternateContent>
          <mc:Choice Requires="wps">
            <w:drawing>
              <wp:anchor distT="0" distB="0" distL="114300" distR="114300" simplePos="0" relativeHeight="251658241" behindDoc="0" locked="0" layoutInCell="1" allowOverlap="1" wp14:anchorId="3F8E5E1B" wp14:editId="52C57CBF">
                <wp:simplePos x="0" y="0"/>
                <wp:positionH relativeFrom="column">
                  <wp:posOffset>0</wp:posOffset>
                </wp:positionH>
                <wp:positionV relativeFrom="paragraph">
                  <wp:posOffset>174625</wp:posOffset>
                </wp:positionV>
                <wp:extent cx="1293495" cy="1828800"/>
                <wp:effectExtent l="0" t="0" r="14605" b="7620"/>
                <wp:wrapSquare wrapText="bothSides"/>
                <wp:docPr id="10" name="Text Box 10"/>
                <wp:cNvGraphicFramePr/>
                <a:graphic xmlns:a="http://schemas.openxmlformats.org/drawingml/2006/main">
                  <a:graphicData uri="http://schemas.microsoft.com/office/word/2010/wordprocessingShape">
                    <wps:wsp>
                      <wps:cNvSpPr txBox="1"/>
                      <wps:spPr>
                        <a:xfrm>
                          <a:off x="0" y="0"/>
                          <a:ext cx="1293495" cy="1828800"/>
                        </a:xfrm>
                        <a:prstGeom prst="rect">
                          <a:avLst/>
                        </a:prstGeom>
                        <a:noFill/>
                        <a:ln w="12700">
                          <a:solidFill>
                            <a:prstClr val="black"/>
                          </a:solidFill>
                        </a:ln>
                      </wps:spPr>
                      <wps:txbx>
                        <w:txbxContent>
                          <w:p w14:paraId="738B8F3F" w14:textId="77777777" w:rsidR="001C02AB" w:rsidRPr="00CD54D8" w:rsidRDefault="001C02AB" w:rsidP="00CD54D8">
                            <w:pPr>
                              <w:rPr>
                                <w:rFonts w:ascii="Franklin Gothic Book" w:hAnsi="Franklin Gothic Book" w:cs="Times New Roman"/>
                              </w:rPr>
                            </w:pPr>
                            <w:r w:rsidRPr="00CD54D8">
                              <w:rPr>
                                <w:rFonts w:ascii="Franklin Gothic Book" w:hAnsi="Franklin Gothic Book" w:cs="Times New Roman"/>
                              </w:rPr>
                              <w:t>cnx.commit()</w:t>
                            </w:r>
                          </w:p>
                          <w:p w14:paraId="4C036896" w14:textId="77777777" w:rsidR="001C02AB" w:rsidRPr="00063F77" w:rsidRDefault="001C02AB">
                            <w:pPr>
                              <w:rPr>
                                <w:rFonts w:ascii="Franklin Gothic Book" w:hAnsi="Franklin Gothic Book" w:cs="Times New Roman"/>
                              </w:rPr>
                            </w:pPr>
                            <w:r w:rsidRPr="00CD54D8">
                              <w:rPr>
                                <w:rFonts w:ascii="Franklin Gothic Book" w:hAnsi="Franklin Gothic Book" w:cs="Times New Roman"/>
                              </w:rPr>
                              <w:t>cnx.close()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shape id="Text Box 10" style="position:absolute;margin-left:0;margin-top:13.75pt;width:101.85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" w14:anchorId="3F8E5E1B">
                <v:textbox style="mso-fit-shape-to-text:t">
                  <w:txbxContent>
                    <w:p w:rsidRPr="00CD54D8" w:rsidR="001C02AB" w:rsidP="00CD54D8" w:rsidRDefault="001C02AB" w14:paraId="738B8F3F" w14:textId="77777777">
                      <w:pPr>
                        <w:rPr>
                          <w:rFonts w:ascii="Franklin Gothic Book" w:hAnsi="Franklin Gothic Book" w:cs="Times New Roman"/>
                        </w:rPr>
                      </w:pPr>
                      <w:proofErr w:type="spellStart"/>
                      <w:proofErr w:type="gramStart"/>
                      <w:r w:rsidRPr="00CD54D8">
                        <w:rPr>
                          <w:rFonts w:ascii="Franklin Gothic Book" w:hAnsi="Franklin Gothic Book" w:cs="Times New Roman"/>
                        </w:rPr>
                        <w:t>cnx.commit</w:t>
                      </w:r>
                      <w:proofErr w:type="spellEnd"/>
                      <w:proofErr w:type="gramEnd"/>
                      <w:r w:rsidRPr="00CD54D8">
                        <w:rPr>
                          <w:rFonts w:ascii="Franklin Gothic Book" w:hAnsi="Franklin Gothic Book" w:cs="Times New Roman"/>
                        </w:rPr>
                        <w:t>()</w:t>
                      </w:r>
                    </w:p>
                    <w:p w:rsidRPr="00063F77" w:rsidR="001C02AB" w:rsidRDefault="001C02AB" w14:paraId="4C036896" w14:textId="77777777">
                      <w:pPr>
                        <w:rPr>
                          <w:rFonts w:ascii="Franklin Gothic Book" w:hAnsi="Franklin Gothic Book" w:cs="Times New Roman"/>
                        </w:rPr>
                      </w:pPr>
                      <w:proofErr w:type="spellStart"/>
                      <w:proofErr w:type="gramStart"/>
                      <w:r w:rsidRPr="00CD54D8">
                        <w:rPr>
                          <w:rFonts w:ascii="Franklin Gothic Book" w:hAnsi="Franklin Gothic Book" w:cs="Times New Roman"/>
                        </w:rPr>
                        <w:t>cnx.close</w:t>
                      </w:r>
                      <w:proofErr w:type="spellEnd"/>
                      <w:proofErr w:type="gramEnd"/>
                      <w:r w:rsidRPr="00CD54D8">
                        <w:rPr>
                          <w:rFonts w:ascii="Franklin Gothic Book" w:hAnsi="Franklin Gothic Book" w:cs="Times New Roman"/>
                        </w:rPr>
                        <w:t>()</w:t>
                      </w:r>
                    </w:p>
                  </w:txbxContent>
                </v:textbox>
                <w10:wrap type="square"/>
              </v:shape>
            </w:pict>
          </mc:Fallback>
        </mc:AlternateContent>
      </w:r>
    </w:p>
    <w:p w14:paraId="26CDEBF3" w14:textId="589AE124" w:rsidR="00CD54D8" w:rsidRDefault="00CD54D8" w:rsidP="00CD54D8">
      <w:pPr>
        <w:rPr>
          <w:rFonts w:ascii="Franklin Gothic Book" w:hAnsi="Franklin Gothic Book" w:cs="Times New Roman"/>
        </w:rPr>
      </w:pPr>
    </w:p>
    <w:p w14:paraId="3CF7348F" w14:textId="77777777" w:rsidR="001C02AB" w:rsidRDefault="001C02AB" w:rsidP="00CD54D8">
      <w:pPr>
        <w:rPr>
          <w:rFonts w:ascii="Times New Roman" w:hAnsi="Times New Roman" w:cs="Times New Roman"/>
        </w:rPr>
      </w:pPr>
    </w:p>
    <w:p w14:paraId="35157F0D" w14:textId="77777777" w:rsidR="001C02AB" w:rsidRDefault="001C02AB" w:rsidP="00CD54D8">
      <w:pPr>
        <w:rPr>
          <w:rFonts w:ascii="Times New Roman" w:hAnsi="Times New Roman" w:cs="Times New Roman"/>
        </w:rPr>
      </w:pPr>
    </w:p>
    <w:p w14:paraId="6FAD7623" w14:textId="77777777" w:rsidR="001C02AB" w:rsidRDefault="001C02AB" w:rsidP="00CD54D8">
      <w:pPr>
        <w:rPr>
          <w:rFonts w:ascii="Times New Roman" w:hAnsi="Times New Roman" w:cs="Times New Roman"/>
        </w:rPr>
      </w:pPr>
    </w:p>
    <w:p w14:paraId="1D55BD6E" w14:textId="14B7F137" w:rsidR="00CD54D8" w:rsidRDefault="00CD54D8" w:rsidP="00CD54D8">
      <w:pPr>
        <w:rPr>
          <w:rFonts w:ascii="Times New Roman" w:hAnsi="Times New Roman" w:cs="Times New Roman"/>
        </w:rPr>
      </w:pPr>
      <w:r>
        <w:rPr>
          <w:rFonts w:ascii="Times New Roman" w:hAnsi="Times New Roman" w:cs="Times New Roman"/>
        </w:rPr>
        <w:t>These lines can be seen at the bottom of each of our notebooks because otherwise any changes you made to the data/database will not take effect.</w:t>
      </w:r>
    </w:p>
    <w:p w14:paraId="21994DB9" w14:textId="11477CC4" w:rsidR="00B16D0A" w:rsidRDefault="00B16D0A" w:rsidP="00CD54D8">
      <w:pPr>
        <w:rPr>
          <w:rFonts w:ascii="Times New Roman" w:hAnsi="Times New Roman" w:cs="Times New Roman"/>
        </w:rPr>
      </w:pPr>
    </w:p>
    <w:p w14:paraId="7E8A1469" w14:textId="228B97EF" w:rsidR="00B16D0A" w:rsidRDefault="00B16D0A" w:rsidP="00CD54D8">
      <w:pPr>
        <w:rPr>
          <w:rFonts w:ascii="Times New Roman" w:hAnsi="Times New Roman" w:cs="Times New Roman"/>
        </w:rPr>
      </w:pPr>
      <w:r>
        <w:rPr>
          <w:rFonts w:ascii="Times New Roman" w:hAnsi="Times New Roman" w:cs="Times New Roman"/>
        </w:rPr>
        <w:t xml:space="preserve">We have now created our tables and fully set up our database. Thus, the next step is to begin </w:t>
      </w:r>
      <w:r w:rsidR="00464A97">
        <w:rPr>
          <w:rFonts w:ascii="Times New Roman" w:hAnsi="Times New Roman" w:cs="Times New Roman"/>
        </w:rPr>
        <w:t>implementing and integrating the pipeline.</w:t>
      </w:r>
    </w:p>
    <w:p w14:paraId="60507BFF" w14:textId="77777777" w:rsidR="0044731C" w:rsidRDefault="0044731C" w:rsidP="00CD54D8">
      <w:pPr>
        <w:rPr>
          <w:rFonts w:ascii="Times New Roman" w:hAnsi="Times New Roman" w:cs="Times New Roman"/>
        </w:rPr>
      </w:pPr>
    </w:p>
    <w:p w14:paraId="57746A01" w14:textId="697A5DC1" w:rsidR="00464A97" w:rsidRDefault="00464A97" w:rsidP="00CD54D8">
      <w:pPr>
        <w:rPr>
          <w:rFonts w:ascii="Times New Roman" w:hAnsi="Times New Roman" w:cs="Times New Roman"/>
        </w:rPr>
      </w:pPr>
    </w:p>
    <w:p w14:paraId="337D98DC" w14:textId="05593DD1" w:rsidR="0044731C" w:rsidRDefault="0044731C" w:rsidP="0044731C">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Generate the tables in your database (schema)</w:t>
      </w:r>
    </w:p>
    <w:p w14:paraId="4BA53AD7" w14:textId="471FDDA4" w:rsidR="00080C50" w:rsidRDefault="00080C50" w:rsidP="00080C50">
      <w:pPr>
        <w:rPr>
          <w:rFonts w:ascii="Times New Roman" w:hAnsi="Times New Roman" w:cs="Times New Roman"/>
          <w:color w:val="000000" w:themeColor="text1"/>
        </w:rPr>
      </w:pPr>
    </w:p>
    <w:p w14:paraId="2C86BBE3" w14:textId="7DE75184" w:rsidR="00080C50" w:rsidRDefault="00080C50" w:rsidP="00080C50">
      <w:pPr>
        <w:pStyle w:val="Heading2"/>
      </w:pPr>
      <w:bookmarkStart w:id="88" w:name="_Toc70196390"/>
      <w:r>
        <w:t>Viewing the Data</w:t>
      </w:r>
      <w:bookmarkEnd w:id="88"/>
    </w:p>
    <w:p w14:paraId="2E2F3BE7" w14:textId="6519C5A3" w:rsidR="00080C50" w:rsidRDefault="00080C50" w:rsidP="00080C50"/>
    <w:p w14:paraId="28BFEB50" w14:textId="78B3A372" w:rsidR="00080C50" w:rsidRDefault="00E013BC" w:rsidP="00080C50">
      <w:pPr>
        <w:rPr>
          <w:rFonts w:ascii="Times New Roman" w:hAnsi="Times New Roman" w:cs="Times New Roman"/>
        </w:rPr>
      </w:pPr>
      <w:r>
        <w:rPr>
          <w:rFonts w:ascii="Times New Roman" w:hAnsi="Times New Roman" w:cs="Times New Roman"/>
        </w:rPr>
        <w:t xml:space="preserve">During development and testing, you will likely want to view the contents of the tables in your database. Often, you may also find it helpful to </w:t>
      </w:r>
      <w:r w:rsidR="001635E6">
        <w:rPr>
          <w:rFonts w:ascii="Times New Roman" w:hAnsi="Times New Roman" w:cs="Times New Roman"/>
        </w:rPr>
        <w:t>delete all of the data, so that you can reupload files to S3 and test to make sure the data repopulates. For these purposes, we create a Jupy</w:t>
      </w:r>
      <w:r w:rsidR="007167D4">
        <w:rPr>
          <w:rFonts w:ascii="Times New Roman" w:hAnsi="Times New Roman" w:cs="Times New Roman"/>
        </w:rPr>
        <w:t>t</w:t>
      </w:r>
      <w:r w:rsidR="001635E6">
        <w:rPr>
          <w:rFonts w:ascii="Times New Roman" w:hAnsi="Times New Roman" w:cs="Times New Roman"/>
        </w:rPr>
        <w:t xml:space="preserve">er notebook called </w:t>
      </w:r>
      <w:r w:rsidR="001635E6" w:rsidRPr="008A0DC4">
        <w:rPr>
          <w:rFonts w:ascii="Times New Roman" w:hAnsi="Times New Roman" w:cs="Times New Roman"/>
          <w:i/>
          <w:iCs/>
        </w:rPr>
        <w:t>View</w:t>
      </w:r>
      <w:r w:rsidR="008A0DC4" w:rsidRPr="008A0DC4">
        <w:rPr>
          <w:rFonts w:ascii="Times New Roman" w:hAnsi="Times New Roman" w:cs="Times New Roman"/>
          <w:i/>
          <w:iCs/>
        </w:rPr>
        <w:t>_</w:t>
      </w:r>
      <w:r w:rsidR="001635E6" w:rsidRPr="008A0DC4">
        <w:rPr>
          <w:rFonts w:ascii="Times New Roman" w:hAnsi="Times New Roman" w:cs="Times New Roman"/>
          <w:i/>
          <w:iCs/>
        </w:rPr>
        <w:t>Tables.ipynb</w:t>
      </w:r>
      <w:r w:rsidR="008A0DC4">
        <w:rPr>
          <w:rFonts w:ascii="Times New Roman" w:hAnsi="Times New Roman" w:cs="Times New Roman"/>
        </w:rPr>
        <w:t xml:space="preserve"> under the RDS folder</w:t>
      </w:r>
      <w:r w:rsidR="001635E6">
        <w:rPr>
          <w:rFonts w:ascii="Times New Roman" w:hAnsi="Times New Roman" w:cs="Times New Roman"/>
        </w:rPr>
        <w:t xml:space="preserve">. This includes </w:t>
      </w:r>
      <w:r w:rsidR="000F5CCF">
        <w:rPr>
          <w:rFonts w:ascii="Times New Roman" w:hAnsi="Times New Roman" w:cs="Times New Roman"/>
        </w:rPr>
        <w:t>the functions showTable() and clearData() for these exact purposes.</w:t>
      </w:r>
      <w:r w:rsidR="004515A0">
        <w:rPr>
          <w:rFonts w:ascii="Times New Roman" w:hAnsi="Times New Roman" w:cs="Times New Roman"/>
        </w:rPr>
        <w:t xml:space="preserve"> We hope these help you test to make sure your pipeline is functioning properly as you go through the implementation.</w:t>
      </w:r>
    </w:p>
    <w:p w14:paraId="3CF8593C" w14:textId="1E84206D" w:rsidR="004515A0" w:rsidRDefault="004515A0" w:rsidP="00080C50">
      <w:pPr>
        <w:rPr>
          <w:rFonts w:ascii="Times New Roman" w:hAnsi="Times New Roman" w:cs="Times New Roman"/>
        </w:rPr>
      </w:pPr>
    </w:p>
    <w:p w14:paraId="4DDCAFF7" w14:textId="759CC7BC" w:rsidR="004515A0" w:rsidRPr="00080C50" w:rsidRDefault="000225B1" w:rsidP="00080C50">
      <w:pPr>
        <w:rPr>
          <w:rFonts w:ascii="Times New Roman" w:hAnsi="Times New Roman" w:cs="Times New Roman"/>
        </w:rPr>
      </w:pPr>
      <w:r>
        <w:rPr>
          <w:rFonts w:ascii="Times New Roman" w:hAnsi="Times New Roman" w:cs="Times New Roman"/>
        </w:rPr>
        <w:t xml:space="preserve">It is important to remember that if multiple team members are working on implementing and testing the pipeline, they may delete data from the database in the process. </w:t>
      </w:r>
      <w:r w:rsidR="002A667F">
        <w:rPr>
          <w:rFonts w:ascii="Times New Roman" w:hAnsi="Times New Roman" w:cs="Times New Roman"/>
        </w:rPr>
        <w:t>Thus, don’t panic if you see that the tables are suddenly empty as this could have been a team member’s doing and you may just need to remember to repopulate the data either manually or by uploading the CSV files to S3 if that portion of the pipeline is functional.</w:t>
      </w:r>
    </w:p>
    <w:p w14:paraId="7ED6A54C" w14:textId="37FC932E" w:rsidR="00A12510" w:rsidRDefault="00A12510" w:rsidP="000714E5">
      <w:pPr>
        <w:rPr>
          <w:rFonts w:eastAsiaTheme="majorEastAsia" w:cstheme="majorBidi"/>
          <w:color w:val="2F5496" w:themeColor="accent1" w:themeShade="BF"/>
        </w:rPr>
      </w:pPr>
      <w:r>
        <w:br w:type="page"/>
      </w:r>
    </w:p>
    <w:p w14:paraId="27CD9D08" w14:textId="21637864" w:rsidR="00A12510" w:rsidRDefault="00EF699C" w:rsidP="0095586D">
      <w:pPr>
        <w:pStyle w:val="Heading1"/>
      </w:pPr>
      <w:bookmarkStart w:id="89" w:name="_Toc70196391"/>
      <w:r>
        <w:t>Lambda Functions</w:t>
      </w:r>
      <w:bookmarkEnd w:id="89"/>
    </w:p>
    <w:p w14:paraId="000E573E" w14:textId="4135A0DE" w:rsidR="005A596B" w:rsidRDefault="005A596B" w:rsidP="005A596B"/>
    <w:p w14:paraId="41693918" w14:textId="3CB166C6" w:rsidR="005A596B" w:rsidRDefault="0015187D" w:rsidP="005A596B">
      <w:pPr>
        <w:rPr>
          <w:rFonts w:ascii="Times New Roman" w:hAnsi="Times New Roman" w:cs="Times New Roman"/>
        </w:rPr>
      </w:pPr>
      <w:r>
        <w:rPr>
          <w:rFonts w:ascii="Times New Roman" w:hAnsi="Times New Roman" w:cs="Times New Roman"/>
        </w:rPr>
        <w:t>Now that we have our S3 buckets to hold our CSVs and our database set up to host our data in a relational format, it is time to get the data from the CSVs to the database</w:t>
      </w:r>
      <w:r w:rsidR="00B6713E">
        <w:rPr>
          <w:rFonts w:ascii="Times New Roman" w:hAnsi="Times New Roman" w:cs="Times New Roman"/>
        </w:rPr>
        <w:t xml:space="preserve">. This is the job for the Lambda function. As we mentioned in the background on AWS, a Lambda function is a serverless snippet of code that executes in response to an event, such as a CSV file being uploaded to an S3 bucket. </w:t>
      </w:r>
      <w:r w:rsidR="002E1826">
        <w:rPr>
          <w:rFonts w:ascii="Times New Roman" w:hAnsi="Times New Roman" w:cs="Times New Roman"/>
        </w:rPr>
        <w:t>They allow us to cheaply trigger code execution so that we can keep our database up to date in real time</w:t>
      </w:r>
      <w:r w:rsidR="002036A4">
        <w:rPr>
          <w:rFonts w:ascii="Times New Roman" w:hAnsi="Times New Roman" w:cs="Times New Roman"/>
        </w:rPr>
        <w:t>. For a refresher on where we are in the data pipeline, see the diagram below.</w:t>
      </w:r>
    </w:p>
    <w:p w14:paraId="7CC07B90" w14:textId="3974B63E" w:rsidR="002036A4" w:rsidRDefault="002036A4" w:rsidP="005A596B">
      <w:pPr>
        <w:rPr>
          <w:rFonts w:ascii="Times New Roman" w:hAnsi="Times New Roman" w:cs="Times New Roman"/>
        </w:rPr>
      </w:pPr>
    </w:p>
    <w:p w14:paraId="4D803F11" w14:textId="634C774E" w:rsidR="008C4BD7" w:rsidRDefault="00115858" w:rsidP="005A596B">
      <w:pPr>
        <w:rPr>
          <w:rFonts w:ascii="Times New Roman" w:hAnsi="Times New Roman" w:cs="Times New Roman"/>
        </w:rPr>
      </w:pPr>
      <w:r>
        <w:rPr>
          <w:noProof/>
        </w:rPr>
        <w:drawing>
          <wp:inline distT="0" distB="0" distL="0" distR="0" wp14:anchorId="0789E8D8" wp14:editId="63A4AAD2">
            <wp:extent cx="5943600" cy="3522345"/>
            <wp:effectExtent l="0" t="0" r="0" b="0"/>
            <wp:docPr id="22" name="Picture 22"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40D01DB4" w14:textId="0B106680" w:rsidR="008C4BD7" w:rsidRDefault="008C4BD7" w:rsidP="005A596B">
      <w:pPr>
        <w:rPr>
          <w:rFonts w:ascii="Times New Roman" w:hAnsi="Times New Roman" w:cs="Times New Roman"/>
        </w:rPr>
      </w:pPr>
    </w:p>
    <w:p w14:paraId="62050C88" w14:textId="50D3CE0D" w:rsidR="008C4BD7" w:rsidRDefault="003A6254" w:rsidP="0077767A">
      <w:pPr>
        <w:pStyle w:val="Heading2"/>
      </w:pPr>
      <w:bookmarkStart w:id="90" w:name="_Toc70196392"/>
      <w:r>
        <w:t>Amazon Chalice</w:t>
      </w:r>
      <w:bookmarkEnd w:id="90"/>
    </w:p>
    <w:p w14:paraId="63EBA682" w14:textId="1F514679" w:rsidR="0077767A" w:rsidRDefault="0077767A" w:rsidP="0077767A">
      <w:pPr>
        <w:spacing w:before="100" w:beforeAutospacing="1" w:after="100" w:afterAutospacing="1"/>
        <w:rPr>
          <w:rFonts w:ascii="Times New Roman" w:eastAsia="Times New Roman" w:hAnsi="Times New Roman" w:cs="Times New Roman"/>
        </w:rPr>
      </w:pPr>
      <w:r w:rsidRPr="0077767A">
        <w:rPr>
          <w:rFonts w:ascii="Times New Roman" w:eastAsia="Times New Roman" w:hAnsi="Times New Roman" w:cs="Times New Roman"/>
        </w:rPr>
        <w:t>We utilized AWS Chalice to write and deploy our Lambda functions; however, we could have also built them solely using the AWS Management Console. The benefit of Chalice is that the back-end integration with S3 and API Gateway is wrapped in a decorator that simplifies the construction of Lambda functions. It can be thought of as Infrastructure as Code (IaC), where a developer specifies the resources that need to be deployed in a programmatic fashion. Chalice also allows the python code to be written locally and deployed from the command line. Whether the Lambda functions are built through Chalice or the Management Console, they function the same.</w:t>
      </w:r>
    </w:p>
    <w:p w14:paraId="03B9BE00" w14:textId="540E623A" w:rsidR="006618A4" w:rsidRDefault="006618A4" w:rsidP="0077767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Chalice can be intimidating at first, so we will walk you through exactly how to get it set up and going because the benefits far outweigh any resistance you may initially have. </w:t>
      </w:r>
      <w:r w:rsidR="007A13D2">
        <w:rPr>
          <w:rFonts w:ascii="Times New Roman" w:eastAsia="Times New Roman" w:hAnsi="Times New Roman" w:cs="Times New Roman"/>
        </w:rPr>
        <w:t xml:space="preserve">The first </w:t>
      </w:r>
      <w:r w:rsidR="00061E80">
        <w:rPr>
          <w:rFonts w:ascii="Times New Roman" w:eastAsia="Times New Roman" w:hAnsi="Times New Roman" w:cs="Times New Roman"/>
        </w:rPr>
        <w:t xml:space="preserve">step is to create an environment and install the necessary packages. </w:t>
      </w:r>
      <w:r w:rsidR="00843BFC">
        <w:rPr>
          <w:rFonts w:ascii="Times New Roman" w:eastAsia="Times New Roman" w:hAnsi="Times New Roman" w:cs="Times New Roman"/>
        </w:rPr>
        <w:t>You can do this by opening up a new terminal window and issuing the following commands where “</w:t>
      </w:r>
      <w:r w:rsidR="001A69A1">
        <w:rPr>
          <w:rFonts w:ascii="Times New Roman" w:eastAsia="Times New Roman" w:hAnsi="Times New Roman" w:cs="Times New Roman"/>
        </w:rPr>
        <w:t>your_</w:t>
      </w:r>
      <w:r w:rsidR="00843BFC">
        <w:rPr>
          <w:rFonts w:ascii="Times New Roman" w:eastAsia="Times New Roman" w:hAnsi="Times New Roman" w:cs="Times New Roman"/>
        </w:rPr>
        <w:t>name” is whatever you choose as your environment name:</w:t>
      </w:r>
    </w:p>
    <w:p w14:paraId="59A4B0DE" w14:textId="03600484" w:rsidR="00182F86" w:rsidRDefault="007167D4" w:rsidP="00843BFC">
      <w:pPr>
        <w:rPr>
          <w:rFonts w:ascii="Franklin Gothic Book" w:hAnsi="Franklin Gothic Book" w:cs="Times New Roman"/>
        </w:rPr>
      </w:pPr>
      <w:r>
        <w:rPr>
          <w:noProof/>
        </w:rPr>
        <mc:AlternateContent>
          <mc:Choice Requires="wps">
            <w:drawing>
              <wp:anchor distT="0" distB="0" distL="114300" distR="114300" simplePos="0" relativeHeight="251658242" behindDoc="0" locked="0" layoutInCell="1" allowOverlap="1" wp14:anchorId="1599DE0C" wp14:editId="42D57398">
                <wp:simplePos x="0" y="0"/>
                <wp:positionH relativeFrom="column">
                  <wp:posOffset>0</wp:posOffset>
                </wp:positionH>
                <wp:positionV relativeFrom="paragraph">
                  <wp:posOffset>0</wp:posOffset>
                </wp:positionV>
                <wp:extent cx="1828800" cy="1828800"/>
                <wp:effectExtent l="0" t="0" r="12065" b="14605"/>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035599B8" w14:textId="77777777" w:rsidR="007167D4" w:rsidRDefault="007167D4" w:rsidP="00843BFC">
                            <w:pPr>
                              <w:rPr>
                                <w:rFonts w:ascii="Franklin Gothic Book" w:hAnsi="Franklin Gothic Book" w:cs="Times New Roman"/>
                              </w:rPr>
                            </w:pPr>
                            <w:r>
                              <w:rPr>
                                <w:rFonts w:ascii="Franklin Gothic Book" w:hAnsi="Franklin Gothic Book" w:cs="Times New Roman"/>
                              </w:rPr>
                              <w:t>conda create -name your_name</w:t>
                            </w:r>
                          </w:p>
                          <w:p w14:paraId="05F6EB5C" w14:textId="77777777" w:rsidR="007167D4" w:rsidRDefault="007167D4" w:rsidP="00843BFC">
                            <w:pPr>
                              <w:rPr>
                                <w:rFonts w:ascii="Franklin Gothic Book" w:hAnsi="Franklin Gothic Book" w:cs="Times New Roman"/>
                              </w:rPr>
                            </w:pPr>
                            <w:r>
                              <w:rPr>
                                <w:rFonts w:ascii="Franklin Gothic Book" w:hAnsi="Franklin Gothic Book" w:cs="Times New Roman"/>
                              </w:rPr>
                              <w:t>conda activate your_name</w:t>
                            </w:r>
                          </w:p>
                          <w:p w14:paraId="6CAFCEC8"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pandas</w:t>
                            </w:r>
                          </w:p>
                          <w:p w14:paraId="2F9CCED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pymysql</w:t>
                            </w:r>
                          </w:p>
                          <w:p w14:paraId="2DB89FA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boto3</w:t>
                            </w:r>
                          </w:p>
                          <w:p w14:paraId="1ED2437B" w14:textId="77777777" w:rsidR="007167D4" w:rsidRPr="00737210" w:rsidRDefault="007167D4">
                            <w:pPr>
                              <w:rPr>
                                <w:rFonts w:ascii="Franklin Gothic Book" w:hAnsi="Franklin Gothic Book" w:cs="Times New Roman"/>
                              </w:rPr>
                            </w:pPr>
                            <w:r>
                              <w:rPr>
                                <w:rFonts w:ascii="Franklin Gothic Book" w:hAnsi="Franklin Gothic Book" w:cs="Times New Roman"/>
                              </w:rPr>
                              <w:t>pip install chalice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Text Box 26" style="position:absolute;margin-left:0;margin-top:0;width:2in;height:2in;z-index:251658242;visibility:visible;mso-wrap-style:none;mso-wrap-distance-left:9pt;mso-wrap-distance-top:0;mso-wrap-distance-right:9pt;mso-wrap-distance-bottom:0;mso-position-horizontal:absolute;mso-position-horizontal-relative:text;mso-position-vertical:absolute;mso-position-vertical-relative:text;v-text-anchor:top" o:spid="_x0000_s1028"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" w14:anchorId="1599DE0C">
                <v:textbox style="mso-fit-shape-to-text:t">
                  <w:txbxContent>
                    <w:p w:rsidR="007167D4" w:rsidP="00843BFC" w:rsidRDefault="007167D4" w14:paraId="035599B8"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create -name </w:t>
                      </w:r>
                      <w:proofErr w:type="spellStart"/>
                      <w:r>
                        <w:rPr>
                          <w:rFonts w:ascii="Franklin Gothic Book" w:hAnsi="Franklin Gothic Book" w:cs="Times New Roman"/>
                        </w:rPr>
                        <w:t>your_name</w:t>
                      </w:r>
                      <w:proofErr w:type="spellEnd"/>
                    </w:p>
                    <w:p w:rsidR="007167D4" w:rsidP="00843BFC" w:rsidRDefault="007167D4" w14:paraId="05F6EB5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activate </w:t>
                      </w:r>
                      <w:proofErr w:type="spellStart"/>
                      <w:r>
                        <w:rPr>
                          <w:rFonts w:ascii="Franklin Gothic Book" w:hAnsi="Franklin Gothic Book" w:cs="Times New Roman"/>
                        </w:rPr>
                        <w:t>your_name</w:t>
                      </w:r>
                      <w:proofErr w:type="spellEnd"/>
                    </w:p>
                    <w:p w:rsidR="007167D4" w:rsidP="00843BFC" w:rsidRDefault="007167D4" w14:paraId="6CAFCEC8"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pandas</w:t>
                      </w:r>
                    </w:p>
                    <w:p w:rsidR="007167D4" w:rsidP="00843BFC" w:rsidRDefault="007167D4" w14:paraId="2F9CCED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w:t>
                      </w:r>
                      <w:proofErr w:type="spellStart"/>
                      <w:r>
                        <w:rPr>
                          <w:rFonts w:ascii="Franklin Gothic Book" w:hAnsi="Franklin Gothic Book" w:cs="Times New Roman"/>
                        </w:rPr>
                        <w:t>pymysql</w:t>
                      </w:r>
                      <w:proofErr w:type="spellEnd"/>
                    </w:p>
                    <w:p w:rsidR="007167D4" w:rsidP="00843BFC" w:rsidRDefault="007167D4" w14:paraId="2DB89FAC"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install boto3</w:t>
                      </w:r>
                    </w:p>
                    <w:p w:rsidRPr="00737210" w:rsidR="007167D4" w:rsidRDefault="007167D4" w14:paraId="1ED2437B" w14:textId="77777777">
                      <w:pPr>
                        <w:rPr>
                          <w:rFonts w:ascii="Franklin Gothic Book" w:hAnsi="Franklin Gothic Book" w:cs="Times New Roman"/>
                        </w:rPr>
                      </w:pPr>
                      <w:r>
                        <w:rPr>
                          <w:rFonts w:ascii="Franklin Gothic Book" w:hAnsi="Franklin Gothic Book" w:cs="Times New Roman"/>
                        </w:rPr>
                        <w:t>pip install chalice</w:t>
                      </w:r>
                    </w:p>
                  </w:txbxContent>
                </v:textbox>
                <w10:wrap type="square"/>
              </v:shape>
            </w:pict>
          </mc:Fallback>
        </mc:AlternateContent>
      </w:r>
    </w:p>
    <w:p w14:paraId="07BE29B6" w14:textId="77777777" w:rsidR="007167D4" w:rsidRDefault="007167D4" w:rsidP="00843BFC">
      <w:pPr>
        <w:rPr>
          <w:rFonts w:ascii="Times New Roman" w:hAnsi="Times New Roman" w:cs="Times New Roman"/>
        </w:rPr>
      </w:pPr>
    </w:p>
    <w:p w14:paraId="76CAC38B" w14:textId="77777777" w:rsidR="007167D4" w:rsidRDefault="007167D4" w:rsidP="00843BFC">
      <w:pPr>
        <w:rPr>
          <w:rFonts w:ascii="Times New Roman" w:hAnsi="Times New Roman" w:cs="Times New Roman"/>
        </w:rPr>
      </w:pPr>
    </w:p>
    <w:p w14:paraId="6F3F0D57" w14:textId="77777777" w:rsidR="007167D4" w:rsidRDefault="007167D4" w:rsidP="00843BFC">
      <w:pPr>
        <w:rPr>
          <w:rFonts w:ascii="Times New Roman" w:hAnsi="Times New Roman" w:cs="Times New Roman"/>
        </w:rPr>
      </w:pPr>
    </w:p>
    <w:p w14:paraId="69C0A8FB" w14:textId="77777777" w:rsidR="007167D4" w:rsidRDefault="007167D4" w:rsidP="00843BFC">
      <w:pPr>
        <w:rPr>
          <w:rFonts w:ascii="Times New Roman" w:hAnsi="Times New Roman" w:cs="Times New Roman"/>
        </w:rPr>
      </w:pPr>
    </w:p>
    <w:p w14:paraId="18D9DE04" w14:textId="77777777" w:rsidR="007167D4" w:rsidRDefault="007167D4" w:rsidP="00843BFC">
      <w:pPr>
        <w:rPr>
          <w:rFonts w:ascii="Times New Roman" w:hAnsi="Times New Roman" w:cs="Times New Roman"/>
        </w:rPr>
      </w:pPr>
    </w:p>
    <w:p w14:paraId="667343EF" w14:textId="77777777" w:rsidR="007167D4" w:rsidRDefault="007167D4" w:rsidP="00843BFC">
      <w:pPr>
        <w:rPr>
          <w:rFonts w:ascii="Times New Roman" w:hAnsi="Times New Roman" w:cs="Times New Roman"/>
        </w:rPr>
      </w:pPr>
    </w:p>
    <w:p w14:paraId="3BF81D91" w14:textId="77777777" w:rsidR="007167D4" w:rsidRDefault="007167D4" w:rsidP="00843BFC">
      <w:pPr>
        <w:rPr>
          <w:rFonts w:ascii="Times New Roman" w:hAnsi="Times New Roman" w:cs="Times New Roman"/>
        </w:rPr>
      </w:pPr>
    </w:p>
    <w:p w14:paraId="159743FA" w14:textId="77777777" w:rsidR="002B390E" w:rsidRDefault="00182F86" w:rsidP="00843BFC">
      <w:pPr>
        <w:rPr>
          <w:rFonts w:ascii="Times New Roman" w:hAnsi="Times New Roman" w:cs="Times New Roman"/>
        </w:rPr>
      </w:pPr>
      <w:r>
        <w:rPr>
          <w:rFonts w:ascii="Times New Roman" w:hAnsi="Times New Roman" w:cs="Times New Roman"/>
        </w:rPr>
        <w:t xml:space="preserve">After you create your environment once, you will only need to use the </w:t>
      </w:r>
      <w:r w:rsidR="002B390E">
        <w:rPr>
          <w:rFonts w:ascii="Times New Roman" w:hAnsi="Times New Roman" w:cs="Times New Roman"/>
        </w:rPr>
        <w:t xml:space="preserve">following </w:t>
      </w:r>
      <w:r>
        <w:rPr>
          <w:rFonts w:ascii="Times New Roman" w:hAnsi="Times New Roman" w:cs="Times New Roman"/>
        </w:rPr>
        <w:t>command</w:t>
      </w:r>
      <w:r w:rsidR="002B390E" w:rsidRPr="002B390E">
        <w:rPr>
          <w:rFonts w:ascii="Times New Roman" w:hAnsi="Times New Roman" w:cs="Times New Roman"/>
        </w:rPr>
        <w:t xml:space="preserve"> </w:t>
      </w:r>
      <w:r w:rsidR="002B390E">
        <w:rPr>
          <w:rFonts w:ascii="Times New Roman" w:hAnsi="Times New Roman" w:cs="Times New Roman"/>
        </w:rPr>
        <w:t>when using Chalice in the future</w:t>
      </w:r>
      <w:r>
        <w:rPr>
          <w:rFonts w:ascii="Times New Roman" w:hAnsi="Times New Roman" w:cs="Times New Roman"/>
        </w:rPr>
        <w:t xml:space="preserve">: </w:t>
      </w:r>
    </w:p>
    <w:p w14:paraId="0DCA9B23" w14:textId="77777777" w:rsidR="002B390E" w:rsidRDefault="002B390E" w:rsidP="00843BFC">
      <w:pPr>
        <w:rPr>
          <w:rFonts w:ascii="Times New Roman" w:hAnsi="Times New Roman" w:cs="Times New Roman"/>
        </w:rPr>
      </w:pPr>
    </w:p>
    <w:p w14:paraId="07A37CF9" w14:textId="29019FE5" w:rsidR="002E43B0" w:rsidRDefault="002B390E" w:rsidP="00843BFC">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3E5FD694" wp14:editId="5B6164B2">
                <wp:simplePos x="0" y="0"/>
                <wp:positionH relativeFrom="column">
                  <wp:posOffset>0</wp:posOffset>
                </wp:positionH>
                <wp:positionV relativeFrom="paragraph">
                  <wp:posOffset>0</wp:posOffset>
                </wp:positionV>
                <wp:extent cx="1828800" cy="1828800"/>
                <wp:effectExtent l="0" t="0" r="10795" b="1524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7EBD5974" w14:textId="77777777" w:rsidR="002B390E" w:rsidRPr="002A5DB9" w:rsidRDefault="002B390E">
                            <w:pPr>
                              <w:rPr>
                                <w:rFonts w:ascii="Franklin Gothic Book" w:hAnsi="Franklin Gothic Book" w:cs="Times New Roman"/>
                              </w:rPr>
                            </w:pPr>
                            <w:r>
                              <w:rPr>
                                <w:rFonts w:ascii="Franklin Gothic Book" w:hAnsi="Franklin Gothic Book" w:cs="Times New Roman"/>
                              </w:rPr>
                              <w:t xml:space="preserve">conda activate your_name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Text Box 27" style="position:absolute;margin-left:0;margin-top:0;width:2in;height:2in;z-index:251658243;visibility:visible;mso-wrap-style:none;mso-wrap-distance-left:9pt;mso-wrap-distance-top:0;mso-wrap-distance-right:9pt;mso-wrap-distance-bottom:0;mso-position-horizontal:absolute;mso-position-horizontal-relative:text;mso-position-vertical:absolute;mso-position-vertical-relative:text;v-text-anchor:top" o:spid="_x0000_s1029"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" w14:anchorId="3E5FD694">
                <v:textbox style="mso-fit-shape-to-text:t">
                  <w:txbxContent>
                    <w:p w:rsidRPr="002A5DB9" w:rsidR="002B390E" w:rsidRDefault="002B390E" w14:paraId="7EBD5974" w14:textId="77777777">
                      <w:pPr>
                        <w:rPr>
                          <w:rFonts w:ascii="Franklin Gothic Book" w:hAnsi="Franklin Gothic Book" w:cs="Times New Roman"/>
                        </w:rPr>
                      </w:pPr>
                      <w:proofErr w:type="spellStart"/>
                      <w:r>
                        <w:rPr>
                          <w:rFonts w:ascii="Franklin Gothic Book" w:hAnsi="Franklin Gothic Book" w:cs="Times New Roman"/>
                        </w:rPr>
                        <w:t>conda</w:t>
                      </w:r>
                      <w:proofErr w:type="spellEnd"/>
                      <w:r>
                        <w:rPr>
                          <w:rFonts w:ascii="Franklin Gothic Book" w:hAnsi="Franklin Gothic Book" w:cs="Times New Roman"/>
                        </w:rPr>
                        <w:t xml:space="preserve"> activate </w:t>
                      </w:r>
                      <w:proofErr w:type="spellStart"/>
                      <w:r>
                        <w:rPr>
                          <w:rFonts w:ascii="Franklin Gothic Book" w:hAnsi="Franklin Gothic Book" w:cs="Times New Roman"/>
                        </w:rPr>
                        <w:t>your_name</w:t>
                      </w:r>
                      <w:proofErr w:type="spellEnd"/>
                      <w:r>
                        <w:rPr>
                          <w:rFonts w:ascii="Franklin Gothic Book" w:hAnsi="Franklin Gothic Book" w:cs="Times New Roman"/>
                        </w:rPr>
                        <w:t xml:space="preserve"> </w:t>
                      </w:r>
                    </w:p>
                  </w:txbxContent>
                </v:textbox>
                <w10:wrap type="square"/>
              </v:shape>
            </w:pict>
          </mc:Fallback>
        </mc:AlternateContent>
      </w:r>
    </w:p>
    <w:p w14:paraId="1818BF22" w14:textId="77777777" w:rsidR="002B390E" w:rsidRDefault="002B390E" w:rsidP="00843BFC">
      <w:pPr>
        <w:rPr>
          <w:rFonts w:ascii="Times New Roman" w:hAnsi="Times New Roman" w:cs="Times New Roman"/>
        </w:rPr>
      </w:pPr>
    </w:p>
    <w:p w14:paraId="48E54DC7" w14:textId="77777777" w:rsidR="002B390E" w:rsidRDefault="002B390E" w:rsidP="00843BFC">
      <w:pPr>
        <w:rPr>
          <w:rFonts w:ascii="Times New Roman" w:hAnsi="Times New Roman" w:cs="Times New Roman"/>
        </w:rPr>
      </w:pPr>
    </w:p>
    <w:p w14:paraId="1F14F13B" w14:textId="29345497" w:rsidR="002E43B0" w:rsidRDefault="002E43B0" w:rsidP="00843BFC">
      <w:pPr>
        <w:rPr>
          <w:rFonts w:ascii="Times New Roman" w:hAnsi="Times New Roman" w:cs="Times New Roman"/>
        </w:rPr>
      </w:pPr>
      <w:r>
        <w:rPr>
          <w:rFonts w:ascii="Times New Roman" w:hAnsi="Times New Roman" w:cs="Times New Roman"/>
        </w:rPr>
        <w:t xml:space="preserve">In order for Chalice to work, you will need to </w:t>
      </w:r>
      <w:r w:rsidR="0090196C">
        <w:rPr>
          <w:rFonts w:ascii="Times New Roman" w:hAnsi="Times New Roman" w:cs="Times New Roman"/>
        </w:rPr>
        <w:t xml:space="preserve">create a configuration file with your AWS credentials. </w:t>
      </w:r>
      <w:r w:rsidR="161FCB13" w:rsidRPr="77CA8BAD">
        <w:rPr>
          <w:rFonts w:ascii="Times New Roman" w:hAnsi="Times New Roman" w:cs="Times New Roman"/>
        </w:rPr>
        <w:t xml:space="preserve">AWS allows you to generate credentials for users with specific permissions. It is best practice to create users with specific privileges, such as “Admin” etc. This </w:t>
      </w:r>
      <w:hyperlink r:id="rId44">
        <w:r w:rsidR="161FCB13" w:rsidRPr="77CA8BAD">
          <w:rPr>
            <w:rStyle w:val="Hyperlink"/>
            <w:rFonts w:ascii="Times New Roman" w:hAnsi="Times New Roman" w:cs="Times New Roman"/>
          </w:rPr>
          <w:t>tutorial</w:t>
        </w:r>
      </w:hyperlink>
      <w:r w:rsidR="161FCB13" w:rsidRPr="77CA8BAD">
        <w:rPr>
          <w:rFonts w:ascii="Times New Roman" w:hAnsi="Times New Roman" w:cs="Times New Roman"/>
        </w:rPr>
        <w:t xml:space="preserve"> cov</w:t>
      </w:r>
      <w:r w:rsidR="1EBF9550" w:rsidRPr="77CA8BAD">
        <w:rPr>
          <w:rFonts w:ascii="Times New Roman" w:hAnsi="Times New Roman" w:cs="Times New Roman"/>
        </w:rPr>
        <w:t>ers how to create a new AWS user.</w:t>
      </w:r>
      <w:r w:rsidR="3C471503" w:rsidRPr="77CA8BAD">
        <w:rPr>
          <w:rFonts w:ascii="Times New Roman" w:hAnsi="Times New Roman" w:cs="Times New Roman"/>
        </w:rPr>
        <w:t xml:space="preserve"> Follow the steps in the tutorial for the console creation of a user, and give the user the ‘Admin’ privileges as in the screenshot below:</w:t>
      </w:r>
    </w:p>
    <w:p w14:paraId="559E8703" w14:textId="15861D22" w:rsidR="3C471503" w:rsidRDefault="3C471503" w:rsidP="77CA8BAD">
      <w:r>
        <w:rPr>
          <w:noProof/>
        </w:rPr>
        <w:drawing>
          <wp:inline distT="0" distB="0" distL="0" distR="0" wp14:anchorId="18013401" wp14:editId="3E567F0E">
            <wp:extent cx="5943600" cy="4143375"/>
            <wp:effectExtent l="0" t="0" r="0" b="0"/>
            <wp:docPr id="549802517" name="Picture 54980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80251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04550C75" w14:textId="2D69193B" w:rsidR="3C471503" w:rsidRPr="00DD1CD9" w:rsidRDefault="3C471503" w:rsidP="77CA8BAD">
      <w:pPr>
        <w:rPr>
          <w:rFonts w:ascii="Times New Roman" w:hAnsi="Times New Roman" w:cs="Times New Roman"/>
        </w:rPr>
      </w:pPr>
      <w:r w:rsidRPr="00DD1CD9">
        <w:rPr>
          <w:rFonts w:ascii="Times New Roman" w:hAnsi="Times New Roman" w:cs="Times New Roman"/>
        </w:rPr>
        <w:t>After running through this configuration, you will be able to get the access key and secret key for this user – write these down as this is the only time you will be able to view the secret key.</w:t>
      </w:r>
    </w:p>
    <w:p w14:paraId="0179342D" w14:textId="21D35EBE" w:rsidR="00E87D2B" w:rsidRDefault="00E87D2B" w:rsidP="00843BFC">
      <w:pPr>
        <w:rPr>
          <w:rFonts w:ascii="Times New Roman" w:hAnsi="Times New Roman" w:cs="Times New Roman"/>
          <w:color w:val="FF0000"/>
        </w:rPr>
      </w:pPr>
    </w:p>
    <w:p w14:paraId="44E661F0" w14:textId="0E42C842" w:rsidR="00E87D2B" w:rsidRDefault="00E87D2B" w:rsidP="00843BFC">
      <w:pPr>
        <w:rPr>
          <w:rFonts w:ascii="Times New Roman" w:hAnsi="Times New Roman" w:cs="Times New Roman"/>
          <w:color w:val="000000" w:themeColor="text1"/>
        </w:rPr>
      </w:pPr>
      <w:r>
        <w:rPr>
          <w:rFonts w:ascii="Times New Roman" w:hAnsi="Times New Roman" w:cs="Times New Roman"/>
          <w:color w:val="000000" w:themeColor="text1"/>
        </w:rPr>
        <w:t xml:space="preserve">You can enter your AWS credentials (only need to do this once) </w:t>
      </w:r>
      <w:r w:rsidR="0003270D">
        <w:rPr>
          <w:rFonts w:ascii="Times New Roman" w:hAnsi="Times New Roman" w:cs="Times New Roman"/>
          <w:color w:val="000000" w:themeColor="text1"/>
        </w:rPr>
        <w:t>with the following commands:</w:t>
      </w:r>
    </w:p>
    <w:p w14:paraId="258F9B8C" w14:textId="77777777" w:rsidR="0003270D" w:rsidRDefault="0003270D" w:rsidP="0003270D">
      <w:pPr>
        <w:rPr>
          <w:rFonts w:ascii="Times New Roman" w:hAnsi="Times New Roman" w:cs="Times New Roman"/>
          <w:color w:val="000000" w:themeColor="text1"/>
        </w:rPr>
      </w:pPr>
    </w:p>
    <w:p w14:paraId="3FB1DE22" w14:textId="76B11057" w:rsidR="00EA424B" w:rsidRPr="00EA424B" w:rsidRDefault="00033530" w:rsidP="00EA424B">
      <w:pPr>
        <w:rPr>
          <w:rFonts w:ascii="Times New Roman" w:hAnsi="Times New Roman" w:cs="Times New Roman"/>
        </w:rPr>
      </w:pPr>
      <w:r>
        <w:rPr>
          <w:noProof/>
        </w:rPr>
        <mc:AlternateContent>
          <mc:Choice Requires="wps">
            <w:drawing>
              <wp:anchor distT="0" distB="0" distL="114300" distR="114300" simplePos="0" relativeHeight="251658244" behindDoc="0" locked="0" layoutInCell="1" allowOverlap="1" wp14:anchorId="01CCDAA3" wp14:editId="79BF28C8">
                <wp:simplePos x="0" y="0"/>
                <wp:positionH relativeFrom="column">
                  <wp:posOffset>0</wp:posOffset>
                </wp:positionH>
                <wp:positionV relativeFrom="paragraph">
                  <wp:posOffset>0</wp:posOffset>
                </wp:positionV>
                <wp:extent cx="1828800" cy="1828800"/>
                <wp:effectExtent l="0" t="0" r="1905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1438AD2E" w14:textId="77777777" w:rsidR="00033530" w:rsidRDefault="00033530" w:rsidP="0003270D">
                            <w:pPr>
                              <w:rPr>
                                <w:rFonts w:ascii="Franklin Gothic Book" w:hAnsi="Franklin Gothic Book" w:cs="Times New Roman"/>
                              </w:rPr>
                            </w:pPr>
                            <w:r>
                              <w:rPr>
                                <w:rFonts w:ascii="Franklin Gothic Book" w:hAnsi="Franklin Gothic Book" w:cs="Times New Roman"/>
                              </w:rPr>
                              <w:t>mkdir ~/.aws/config</w:t>
                            </w:r>
                          </w:p>
                          <w:p w14:paraId="5D588AA9" w14:textId="77777777" w:rsidR="00033530" w:rsidRDefault="00033530" w:rsidP="0003270D">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~/.aws/config</w:t>
                            </w:r>
                          </w:p>
                          <w:p w14:paraId="28CC6424" w14:textId="77777777" w:rsidR="00033530" w:rsidRDefault="00033530" w:rsidP="00EA424B">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~/.aws/config </w:t>
                            </w:r>
                            <w:r w:rsidRPr="00EA424B">
                              <w:rPr>
                                <w:rFonts w:ascii="Times New Roman" w:hAnsi="Times New Roman" w:cs="Times New Roman"/>
                              </w:rPr>
                              <w:t>(Use control+d on mac to exit)</w:t>
                            </w:r>
                          </w:p>
                          <w:p w14:paraId="442A7E63" w14:textId="77777777" w:rsidR="00033530" w:rsidRPr="000D2D62" w:rsidRDefault="00033530">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~/.aws/config </w:t>
                            </w:r>
                            <w:r w:rsidRPr="00EA424B">
                              <w:rPr>
                                <w:rFonts w:ascii="Times New Roman" w:hAnsi="Times New Roman" w:cs="Times New Roman"/>
                              </w:rPr>
                              <w:t>(Use control+d on mac to 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Text Box 28"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spid="_x0000_s1030"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" w14:anchorId="01CCDAA3">
                <v:textbox style="mso-fit-shape-to-text:t">
                  <w:txbxContent>
                    <w:p w:rsidR="00033530" w:rsidP="0003270D" w:rsidRDefault="00033530" w14:paraId="1438AD2E" w14:textId="77777777">
                      <w:pPr>
                        <w:rPr>
                          <w:rFonts w:ascii="Franklin Gothic Book" w:hAnsi="Franklin Gothic Book" w:cs="Times New Roman"/>
                        </w:rPr>
                      </w:pPr>
                      <w:proofErr w:type="spellStart"/>
                      <w:r>
                        <w:rPr>
                          <w:rFonts w:ascii="Franklin Gothic Book" w:hAnsi="Franklin Gothic Book" w:cs="Times New Roman"/>
                        </w:rPr>
                        <w:t>mkdir</w:t>
                      </w:r>
                      <w:proofErr w:type="spellEnd"/>
                      <w:r>
                        <w:rPr>
                          <w:rFonts w:ascii="Franklin Gothic Book" w:hAnsi="Franklin Gothic Book" w:cs="Times New Roman"/>
                        </w:rPr>
                        <w:t xml:space="preserve"> ~</w:t>
                      </w:r>
                      <w:proofErr w:type="gramStart"/>
                      <w:r>
                        <w:rPr>
                          <w:rFonts w:ascii="Franklin Gothic Book" w:hAnsi="Franklin Gothic Book" w:cs="Times New Roman"/>
                        </w:rPr>
                        <w:t>/.</w:t>
                      </w:r>
                      <w:proofErr w:type="spellStart"/>
                      <w:r>
                        <w:rPr>
                          <w:rFonts w:ascii="Franklin Gothic Book" w:hAnsi="Franklin Gothic Book" w:cs="Times New Roman"/>
                        </w:rPr>
                        <w:t>aws</w:t>
                      </w:r>
                      <w:proofErr w:type="spellEnd"/>
                      <w:proofErr w:type="gramEnd"/>
                      <w:r>
                        <w:rPr>
                          <w:rFonts w:ascii="Franklin Gothic Book" w:hAnsi="Franklin Gothic Book" w:cs="Times New Roman"/>
                        </w:rPr>
                        <w:t>/config</w:t>
                      </w:r>
                    </w:p>
                    <w:p w:rsidR="00033530" w:rsidP="0003270D" w:rsidRDefault="00033530" w14:paraId="5D588AA9" w14:textId="77777777">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w:t>
                      </w:r>
                      <w:proofErr w:type="gramStart"/>
                      <w:r>
                        <w:rPr>
                          <w:rFonts w:ascii="Franklin Gothic Book" w:hAnsi="Franklin Gothic Book" w:cs="Times New Roman"/>
                        </w:rPr>
                        <w:t>/.</w:t>
                      </w:r>
                      <w:proofErr w:type="spellStart"/>
                      <w:r>
                        <w:rPr>
                          <w:rFonts w:ascii="Franklin Gothic Book" w:hAnsi="Franklin Gothic Book" w:cs="Times New Roman"/>
                        </w:rPr>
                        <w:t>aws</w:t>
                      </w:r>
                      <w:proofErr w:type="spellEnd"/>
                      <w:proofErr w:type="gramEnd"/>
                      <w:r>
                        <w:rPr>
                          <w:rFonts w:ascii="Franklin Gothic Book" w:hAnsi="Franklin Gothic Book" w:cs="Times New Roman"/>
                        </w:rPr>
                        <w:t>/config</w:t>
                      </w:r>
                    </w:p>
                    <w:p w:rsidR="00033530" w:rsidP="00EA424B" w:rsidRDefault="00033530" w14:paraId="28CC6424" w14:textId="77777777">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w:t>
                      </w:r>
                      <w:proofErr w:type="gramStart"/>
                      <w:r>
                        <w:rPr>
                          <w:rFonts w:ascii="Franklin Gothic Book" w:hAnsi="Franklin Gothic Book" w:cs="Times New Roman"/>
                        </w:rPr>
                        <w:t>/.</w:t>
                      </w:r>
                      <w:proofErr w:type="spellStart"/>
                      <w:r>
                        <w:rPr>
                          <w:rFonts w:ascii="Franklin Gothic Book" w:hAnsi="Franklin Gothic Book" w:cs="Times New Roman"/>
                        </w:rPr>
                        <w:t>aws</w:t>
                      </w:r>
                      <w:proofErr w:type="spellEnd"/>
                      <w:proofErr w:type="gramEnd"/>
                      <w:r>
                        <w:rPr>
                          <w:rFonts w:ascii="Franklin Gothic Book" w:hAnsi="Franklin Gothic Book" w:cs="Times New Roman"/>
                        </w:rPr>
                        <w:t xml:space="preserve">/config </w:t>
                      </w:r>
                      <w:r w:rsidRPr="00EA424B">
                        <w:rPr>
                          <w:rFonts w:ascii="Times New Roman" w:hAnsi="Times New Roman" w:cs="Times New Roman"/>
                        </w:rPr>
                        <w:t xml:space="preserve">(Use </w:t>
                      </w:r>
                      <w:proofErr w:type="spellStart"/>
                      <w:r w:rsidRPr="00EA424B">
                        <w:rPr>
                          <w:rFonts w:ascii="Times New Roman" w:hAnsi="Times New Roman" w:cs="Times New Roman"/>
                        </w:rPr>
                        <w:t>control+d</w:t>
                      </w:r>
                      <w:proofErr w:type="spellEnd"/>
                      <w:r w:rsidRPr="00EA424B">
                        <w:rPr>
                          <w:rFonts w:ascii="Times New Roman" w:hAnsi="Times New Roman" w:cs="Times New Roman"/>
                        </w:rPr>
                        <w:t xml:space="preserve"> on mac to exit)</w:t>
                      </w:r>
                    </w:p>
                    <w:p w:rsidRPr="000D2D62" w:rsidR="00033530" w:rsidRDefault="00033530" w14:paraId="442A7E63" w14:textId="77777777">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w:t>
                      </w:r>
                      <w:proofErr w:type="gramStart"/>
                      <w:r>
                        <w:rPr>
                          <w:rFonts w:ascii="Franklin Gothic Book" w:hAnsi="Franklin Gothic Book" w:cs="Times New Roman"/>
                        </w:rPr>
                        <w:t>/.</w:t>
                      </w:r>
                      <w:proofErr w:type="spellStart"/>
                      <w:r>
                        <w:rPr>
                          <w:rFonts w:ascii="Franklin Gothic Book" w:hAnsi="Franklin Gothic Book" w:cs="Times New Roman"/>
                        </w:rPr>
                        <w:t>aws</w:t>
                      </w:r>
                      <w:proofErr w:type="spellEnd"/>
                      <w:proofErr w:type="gramEnd"/>
                      <w:r>
                        <w:rPr>
                          <w:rFonts w:ascii="Franklin Gothic Book" w:hAnsi="Franklin Gothic Book" w:cs="Times New Roman"/>
                        </w:rPr>
                        <w:t xml:space="preserve">/config </w:t>
                      </w:r>
                      <w:r w:rsidRPr="00EA424B">
                        <w:rPr>
                          <w:rFonts w:ascii="Times New Roman" w:hAnsi="Times New Roman" w:cs="Times New Roman"/>
                        </w:rPr>
                        <w:t xml:space="preserve">(Use </w:t>
                      </w:r>
                      <w:proofErr w:type="spellStart"/>
                      <w:r w:rsidRPr="00EA424B">
                        <w:rPr>
                          <w:rFonts w:ascii="Times New Roman" w:hAnsi="Times New Roman" w:cs="Times New Roman"/>
                        </w:rPr>
                        <w:t>control+d</w:t>
                      </w:r>
                      <w:proofErr w:type="spellEnd"/>
                      <w:r w:rsidRPr="00EA424B">
                        <w:rPr>
                          <w:rFonts w:ascii="Times New Roman" w:hAnsi="Times New Roman" w:cs="Times New Roman"/>
                        </w:rPr>
                        <w:t xml:space="preserve"> on mac to exit)</w:t>
                      </w:r>
                    </w:p>
                  </w:txbxContent>
                </v:textbox>
                <w10:wrap type="square"/>
              </v:shape>
            </w:pict>
          </mc:Fallback>
        </mc:AlternateContent>
      </w:r>
    </w:p>
    <w:p w14:paraId="682D2134" w14:textId="77777777" w:rsidR="00033530" w:rsidRDefault="00033530" w:rsidP="0003270D">
      <w:pPr>
        <w:rPr>
          <w:rFonts w:ascii="Times New Roman" w:hAnsi="Times New Roman" w:cs="Times New Roman"/>
          <w:color w:val="FF0000"/>
        </w:rPr>
      </w:pPr>
    </w:p>
    <w:p w14:paraId="5FDF3DAF" w14:textId="360984A1" w:rsidR="006E11E5" w:rsidRDefault="36E8E2E3" w:rsidP="0003270D">
      <w:pPr>
        <w:rPr>
          <w:rFonts w:ascii="Times New Roman" w:hAnsi="Times New Roman" w:cs="Times New Roman"/>
        </w:rPr>
      </w:pPr>
      <w:r w:rsidRPr="77CA8BAD">
        <w:rPr>
          <w:rFonts w:ascii="Times New Roman" w:hAnsi="Times New Roman" w:cs="Times New Roman"/>
        </w:rPr>
        <w:t>Alternatively, you can download the</w:t>
      </w:r>
      <w:r w:rsidRPr="77CA8BAD">
        <w:rPr>
          <w:rFonts w:ascii="Times New Roman" w:hAnsi="Times New Roman" w:cs="Times New Roman"/>
          <w:color w:val="FF0000"/>
        </w:rPr>
        <w:t xml:space="preserve"> </w:t>
      </w:r>
      <w:hyperlink r:id="rId46">
        <w:r w:rsidRPr="77CA8BAD">
          <w:rPr>
            <w:rStyle w:val="Hyperlink"/>
            <w:rFonts w:ascii="Times New Roman" w:hAnsi="Times New Roman" w:cs="Times New Roman"/>
          </w:rPr>
          <w:t>AWS CLI</w:t>
        </w:r>
      </w:hyperlink>
      <w:r w:rsidRPr="77CA8BAD">
        <w:rPr>
          <w:rFonts w:ascii="Times New Roman" w:hAnsi="Times New Roman" w:cs="Times New Roman"/>
        </w:rPr>
        <w:t xml:space="preserve"> and run ‘aws configure’ in your </w:t>
      </w:r>
      <w:r w:rsidR="22F318CC" w:rsidRPr="77CA8BAD">
        <w:rPr>
          <w:rFonts w:ascii="Times New Roman" w:hAnsi="Times New Roman" w:cs="Times New Roman"/>
        </w:rPr>
        <w:t>terminal to have the software automatically configure your computer with the generated user credentials.</w:t>
      </w:r>
    </w:p>
    <w:p w14:paraId="7637FE52" w14:textId="319D1C84" w:rsidR="77CA8BAD" w:rsidRDefault="77CA8BAD" w:rsidP="77CA8BAD">
      <w:pPr>
        <w:rPr>
          <w:rFonts w:ascii="Times New Roman" w:hAnsi="Times New Roman" w:cs="Times New Roman"/>
        </w:rPr>
      </w:pPr>
    </w:p>
    <w:p w14:paraId="5FA6F236" w14:textId="36374593" w:rsidR="006E11E5" w:rsidRDefault="00400430" w:rsidP="0003270D">
      <w:pPr>
        <w:rPr>
          <w:rFonts w:ascii="Times New Roman" w:hAnsi="Times New Roman" w:cs="Times New Roman"/>
        </w:rPr>
      </w:pPr>
      <w:r>
        <w:rPr>
          <w:rFonts w:ascii="Times New Roman" w:hAnsi="Times New Roman" w:cs="Times New Roman"/>
          <w:color w:val="000000" w:themeColor="text1"/>
        </w:rPr>
        <w:t xml:space="preserve">Now we are all setup to create a Lambda function using Chalice. </w:t>
      </w:r>
      <w:r w:rsidR="00CB1685">
        <w:rPr>
          <w:rFonts w:ascii="Times New Roman" w:hAnsi="Times New Roman" w:cs="Times New Roman"/>
          <w:color w:val="000000" w:themeColor="text1"/>
        </w:rPr>
        <w:t xml:space="preserve">First, make sure you are in the environment you created by using the activate command mentioned above. Second, make sure to change your directory to where you want your Lambda function/Chalice code to live (ex: </w:t>
      </w:r>
      <w:r w:rsidR="00144F94">
        <w:rPr>
          <w:rFonts w:ascii="Franklin Gothic Book" w:hAnsi="Franklin Gothic Book" w:cs="Times New Roman"/>
        </w:rPr>
        <w:t>cd Desktop</w:t>
      </w:r>
      <w:r w:rsidR="00144F94" w:rsidRPr="00144F94">
        <w:rPr>
          <w:rFonts w:ascii="Times New Roman" w:hAnsi="Times New Roman" w:cs="Times New Roman"/>
        </w:rPr>
        <w:t>).</w:t>
      </w:r>
      <w:r w:rsidR="00144F94">
        <w:rPr>
          <w:rFonts w:ascii="Times New Roman" w:hAnsi="Times New Roman" w:cs="Times New Roman"/>
        </w:rPr>
        <w:t xml:space="preserve"> </w:t>
      </w:r>
      <w:r w:rsidR="00DA7C84">
        <w:rPr>
          <w:rFonts w:ascii="Times New Roman" w:hAnsi="Times New Roman" w:cs="Times New Roman"/>
        </w:rPr>
        <w:t xml:space="preserve">We can create the folder that will host all of the code for the function with the following command </w:t>
      </w:r>
      <w:r w:rsidR="006A0F58">
        <w:rPr>
          <w:rFonts w:ascii="Times New Roman" w:hAnsi="Times New Roman" w:cs="Times New Roman"/>
        </w:rPr>
        <w:t>where *enter-project-name* is whatever you want the name of your Lambda function to be:</w:t>
      </w:r>
    </w:p>
    <w:p w14:paraId="0174F1A5" w14:textId="7E67073A" w:rsidR="006A0F58" w:rsidRDefault="006A0F58" w:rsidP="0003270D">
      <w:pPr>
        <w:rPr>
          <w:rFonts w:ascii="Times New Roman" w:hAnsi="Times New Roman" w:cs="Times New Roman"/>
        </w:rPr>
      </w:pPr>
    </w:p>
    <w:p w14:paraId="3C687D47" w14:textId="2FE650AE" w:rsidR="007374CC" w:rsidRDefault="008D577F" w:rsidP="0003270D">
      <w:pPr>
        <w:rPr>
          <w:rFonts w:ascii="Franklin Gothic Book" w:hAnsi="Franklin Gothic Book" w:cs="Times New Roman"/>
        </w:rPr>
      </w:pPr>
      <w:r>
        <w:rPr>
          <w:noProof/>
        </w:rPr>
        <mc:AlternateContent>
          <mc:Choice Requires="wps">
            <w:drawing>
              <wp:anchor distT="0" distB="0" distL="114300" distR="114300" simplePos="0" relativeHeight="251658245" behindDoc="0" locked="0" layoutInCell="1" allowOverlap="1" wp14:anchorId="549FFB7E" wp14:editId="3BA7D014">
                <wp:simplePos x="0" y="0"/>
                <wp:positionH relativeFrom="column">
                  <wp:posOffset>0</wp:posOffset>
                </wp:positionH>
                <wp:positionV relativeFrom="paragraph">
                  <wp:posOffset>0</wp:posOffset>
                </wp:positionV>
                <wp:extent cx="1828800" cy="1828800"/>
                <wp:effectExtent l="0" t="0" r="9525" b="1524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31C13CDD" w14:textId="77777777" w:rsidR="008D577F" w:rsidRPr="00F55767" w:rsidRDefault="008D577F">
                            <w:pPr>
                              <w:rPr>
                                <w:rFonts w:ascii="Franklin Gothic Book" w:hAnsi="Franklin Gothic Book" w:cs="Times New Roman"/>
                              </w:rPr>
                            </w:pPr>
                            <w:r>
                              <w:rPr>
                                <w:rFonts w:ascii="Franklin Gothic Book" w:hAnsi="Franklin Gothic Book" w:cs="Times New Roman"/>
                              </w:rPr>
                              <w:t>chalice new-project *enter-project-name*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Text Box 29" style="position:absolute;margin-left:0;margin-top:0;width:2in;height:2in;z-index:251658245;visibility:visible;mso-wrap-style:none;mso-wrap-distance-left:9pt;mso-wrap-distance-top:0;mso-wrap-distance-right:9pt;mso-wrap-distance-bottom:0;mso-position-horizontal:absolute;mso-position-horizontal-relative:text;mso-position-vertical:absolute;mso-position-vertical-relative:text;v-text-anchor:top" o:spid="_x0000_s1031"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" w14:anchorId="549FFB7E">
                <v:textbox style="mso-fit-shape-to-text:t">
                  <w:txbxContent>
                    <w:p w:rsidRPr="00F55767" w:rsidR="008D577F" w:rsidRDefault="008D577F" w14:paraId="31C13CDD" w14:textId="77777777">
                      <w:pPr>
                        <w:rPr>
                          <w:rFonts w:ascii="Franklin Gothic Book" w:hAnsi="Franklin Gothic Book" w:cs="Times New Roman"/>
                        </w:rPr>
                      </w:pPr>
                      <w:r>
                        <w:rPr>
                          <w:rFonts w:ascii="Franklin Gothic Book" w:hAnsi="Franklin Gothic Book" w:cs="Times New Roman"/>
                        </w:rPr>
                        <w:t>chalice new-project *enter-project-name*</w:t>
                      </w:r>
                    </w:p>
                  </w:txbxContent>
                </v:textbox>
                <w10:wrap type="square"/>
              </v:shape>
            </w:pict>
          </mc:Fallback>
        </mc:AlternateContent>
      </w:r>
    </w:p>
    <w:p w14:paraId="03FBE394" w14:textId="77777777" w:rsidR="008D577F" w:rsidRDefault="008D577F" w:rsidP="0003270D">
      <w:pPr>
        <w:rPr>
          <w:rFonts w:ascii="Times New Roman" w:hAnsi="Times New Roman" w:cs="Times New Roman"/>
          <w:color w:val="000000" w:themeColor="text1"/>
        </w:rPr>
      </w:pPr>
    </w:p>
    <w:p w14:paraId="1B165695" w14:textId="77777777" w:rsidR="008D577F" w:rsidRDefault="008D577F" w:rsidP="0003270D">
      <w:pPr>
        <w:rPr>
          <w:rFonts w:ascii="Times New Roman" w:hAnsi="Times New Roman" w:cs="Times New Roman"/>
          <w:color w:val="000000" w:themeColor="text1"/>
        </w:rPr>
      </w:pPr>
    </w:p>
    <w:p w14:paraId="432196F3" w14:textId="71566966" w:rsidR="007374CC" w:rsidRDefault="00944F7A" w:rsidP="0003270D">
      <w:pPr>
        <w:rPr>
          <w:rFonts w:ascii="Times New Roman" w:hAnsi="Times New Roman" w:cs="Times New Roman"/>
          <w:color w:val="000000" w:themeColor="text1"/>
        </w:rPr>
      </w:pPr>
      <w:r>
        <w:rPr>
          <w:rFonts w:ascii="Times New Roman" w:hAnsi="Times New Roman" w:cs="Times New Roman"/>
          <w:color w:val="000000" w:themeColor="text1"/>
        </w:rPr>
        <w:t xml:space="preserve">This will create a folder titled with your project name specified above. The contents of which include a folder ‘_pycache_’ that you do not need to touch, </w:t>
      </w:r>
      <w:r w:rsidR="00F71DDF">
        <w:rPr>
          <w:rFonts w:ascii="Times New Roman" w:hAnsi="Times New Roman" w:cs="Times New Roman"/>
          <w:color w:val="000000" w:themeColor="text1"/>
        </w:rPr>
        <w:t xml:space="preserve">an app.py file, and a requirements.txt file. </w:t>
      </w:r>
      <w:r w:rsidR="000C2C09">
        <w:rPr>
          <w:rFonts w:ascii="Times New Roman" w:hAnsi="Times New Roman" w:cs="Times New Roman"/>
          <w:color w:val="000000" w:themeColor="text1"/>
        </w:rPr>
        <w:t xml:space="preserve">You can edit these from your favorite </w:t>
      </w:r>
      <w:r w:rsidR="00FE6EE2">
        <w:rPr>
          <w:rFonts w:ascii="Times New Roman" w:hAnsi="Times New Roman" w:cs="Times New Roman"/>
          <w:color w:val="000000" w:themeColor="text1"/>
        </w:rPr>
        <w:t>code editor, such as VSCode or Sp</w:t>
      </w:r>
      <w:r w:rsidR="003827AC">
        <w:rPr>
          <w:rFonts w:ascii="Times New Roman" w:hAnsi="Times New Roman" w:cs="Times New Roman"/>
          <w:color w:val="000000" w:themeColor="text1"/>
        </w:rPr>
        <w:t>y</w:t>
      </w:r>
      <w:r w:rsidR="00FE6EE2">
        <w:rPr>
          <w:rFonts w:ascii="Times New Roman" w:hAnsi="Times New Roman" w:cs="Times New Roman"/>
          <w:color w:val="000000" w:themeColor="text1"/>
        </w:rPr>
        <w:t xml:space="preserve">der. </w:t>
      </w:r>
      <w:r w:rsidR="00500E44">
        <w:rPr>
          <w:rFonts w:ascii="Times New Roman" w:hAnsi="Times New Roman" w:cs="Times New Roman"/>
          <w:color w:val="000000" w:themeColor="text1"/>
        </w:rPr>
        <w:t xml:space="preserve">The app.py file is where you will write the actual Lambda function. The requirements.txt file is where you specify </w:t>
      </w:r>
      <w:r w:rsidR="00810D3A">
        <w:rPr>
          <w:rFonts w:ascii="Times New Roman" w:hAnsi="Times New Roman" w:cs="Times New Roman"/>
          <w:color w:val="000000" w:themeColor="text1"/>
        </w:rPr>
        <w:t xml:space="preserve">what packages your function uses (which you will import in </w:t>
      </w:r>
      <w:r w:rsidR="003F0B1D">
        <w:rPr>
          <w:rFonts w:ascii="Times New Roman" w:hAnsi="Times New Roman" w:cs="Times New Roman"/>
          <w:color w:val="000000" w:themeColor="text1"/>
        </w:rPr>
        <w:t>app.py). For example, your requirements.txt may simply be:</w:t>
      </w:r>
    </w:p>
    <w:p w14:paraId="31C43438" w14:textId="2CC4C117"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pandas</w:t>
      </w:r>
    </w:p>
    <w:p w14:paraId="13305E1C" w14:textId="3800D745"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numpy</w:t>
      </w:r>
    </w:p>
    <w:p w14:paraId="134F43E4" w14:textId="47C934F6"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pymysql</w:t>
      </w:r>
    </w:p>
    <w:p w14:paraId="0D01AE17" w14:textId="14807157" w:rsidR="003F0B1D" w:rsidRDefault="003F0B1D" w:rsidP="0003270D">
      <w:pPr>
        <w:rPr>
          <w:rFonts w:ascii="Times New Roman" w:hAnsi="Times New Roman" w:cs="Times New Roman"/>
          <w:color w:val="000000" w:themeColor="text1"/>
        </w:rPr>
      </w:pPr>
    </w:p>
    <w:p w14:paraId="1E88C6F0" w14:textId="281422C0" w:rsidR="003F0B1D" w:rsidRPr="007374CC"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 xml:space="preserve">It is important to note that you do not need to include </w:t>
      </w:r>
      <w:r w:rsidR="00257492">
        <w:rPr>
          <w:rFonts w:ascii="Times New Roman" w:hAnsi="Times New Roman" w:cs="Times New Roman"/>
          <w:color w:val="000000" w:themeColor="text1"/>
        </w:rPr>
        <w:t>c</w:t>
      </w:r>
      <w:r>
        <w:rPr>
          <w:rFonts w:ascii="Times New Roman" w:hAnsi="Times New Roman" w:cs="Times New Roman"/>
          <w:color w:val="000000" w:themeColor="text1"/>
        </w:rPr>
        <w:t xml:space="preserve">halice or </w:t>
      </w:r>
      <w:r w:rsidR="00257492">
        <w:rPr>
          <w:rFonts w:ascii="Times New Roman" w:hAnsi="Times New Roman" w:cs="Times New Roman"/>
          <w:color w:val="000000" w:themeColor="text1"/>
        </w:rPr>
        <w:t xml:space="preserve">boto3 in the requirements despite importing them </w:t>
      </w:r>
      <w:r w:rsidR="00557C1E">
        <w:rPr>
          <w:rFonts w:ascii="Times New Roman" w:hAnsi="Times New Roman" w:cs="Times New Roman"/>
          <w:color w:val="000000" w:themeColor="text1"/>
        </w:rPr>
        <w:t xml:space="preserve">in app.py. Additionally, we recommend that any functions you write to utilize in your Lambda function be stored outside of app.py. </w:t>
      </w:r>
      <w:r w:rsidR="00B63D17">
        <w:rPr>
          <w:rFonts w:ascii="Times New Roman" w:hAnsi="Times New Roman" w:cs="Times New Roman"/>
          <w:color w:val="000000" w:themeColor="text1"/>
        </w:rPr>
        <w:t>We often create another folder under the project called “chalicelib” with a python file such as “rdsFunctions.py” where you can store all the functions you wrote. Then, in your app.py file you can simpl</w:t>
      </w:r>
      <w:r w:rsidR="004E176E">
        <w:rPr>
          <w:rFonts w:ascii="Times New Roman" w:hAnsi="Times New Roman" w:cs="Times New Roman"/>
          <w:color w:val="000000" w:themeColor="text1"/>
        </w:rPr>
        <w:t xml:space="preserve">y import them such as by saying “import chalicelib.rdsFunctions as </w:t>
      </w:r>
      <w:r w:rsidR="0059687D">
        <w:rPr>
          <w:rFonts w:ascii="Times New Roman" w:hAnsi="Times New Roman" w:cs="Times New Roman"/>
          <w:color w:val="000000" w:themeColor="text1"/>
        </w:rPr>
        <w:t>rd” at the beginning of your app.py file. Also note that you do not need to specify this file in requirements because it is not a package.</w:t>
      </w:r>
      <w:r w:rsidR="0094740B">
        <w:rPr>
          <w:rFonts w:ascii="Times New Roman" w:hAnsi="Times New Roman" w:cs="Times New Roman"/>
          <w:color w:val="000000" w:themeColor="text1"/>
        </w:rPr>
        <w:t xml:space="preserve"> </w:t>
      </w:r>
    </w:p>
    <w:p w14:paraId="091079D0" w14:textId="581DCF3E" w:rsidR="008C4BD7" w:rsidRDefault="008C4BD7" w:rsidP="005A596B">
      <w:pPr>
        <w:rPr>
          <w:rFonts w:ascii="Times New Roman" w:hAnsi="Times New Roman" w:cs="Times New Roman"/>
        </w:rPr>
      </w:pPr>
    </w:p>
    <w:p w14:paraId="0AA45D96" w14:textId="09B9D2C5" w:rsidR="008C4BD7" w:rsidRDefault="00D269A6" w:rsidP="005A596B">
      <w:pPr>
        <w:rPr>
          <w:rFonts w:ascii="Times New Roman" w:hAnsi="Times New Roman" w:cs="Times New Roman"/>
        </w:rPr>
      </w:pPr>
      <w:r>
        <w:rPr>
          <w:noProof/>
        </w:rPr>
        <mc:AlternateContent>
          <mc:Choice Requires="wps">
            <w:drawing>
              <wp:anchor distT="0" distB="0" distL="114300" distR="114300" simplePos="0" relativeHeight="251658246" behindDoc="0" locked="0" layoutInCell="1" allowOverlap="1" wp14:anchorId="3200D2BD" wp14:editId="1DEDB3E7">
                <wp:simplePos x="0" y="0"/>
                <wp:positionH relativeFrom="column">
                  <wp:posOffset>0</wp:posOffset>
                </wp:positionH>
                <wp:positionV relativeFrom="paragraph">
                  <wp:posOffset>525470</wp:posOffset>
                </wp:positionV>
                <wp:extent cx="1828800" cy="1828800"/>
                <wp:effectExtent l="0" t="0" r="18415" b="1397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5DB866B7" w14:textId="77777777" w:rsidR="00D269A6" w:rsidRDefault="00D269A6" w:rsidP="005A596B">
                            <w:pPr>
                              <w:rPr>
                                <w:rFonts w:ascii="Franklin Gothic Book" w:hAnsi="Franklin Gothic Book" w:cs="Times New Roman"/>
                              </w:rPr>
                            </w:pPr>
                            <w:r>
                              <w:rPr>
                                <w:rFonts w:ascii="Franklin Gothic Book" w:hAnsi="Franklin Gothic Book" w:cs="Times New Roman"/>
                              </w:rPr>
                              <w:t>from chalice import Chalice</w:t>
                            </w:r>
                          </w:p>
                          <w:p w14:paraId="064967E1" w14:textId="77777777" w:rsidR="00D269A6" w:rsidRDefault="00D269A6" w:rsidP="005A596B">
                            <w:pPr>
                              <w:rPr>
                                <w:rFonts w:ascii="Franklin Gothic Book" w:hAnsi="Franklin Gothic Book" w:cs="Times New Roman"/>
                              </w:rPr>
                            </w:pPr>
                            <w:r>
                              <w:rPr>
                                <w:rFonts w:ascii="Franklin Gothic Book" w:hAnsi="Franklin Gothic Book" w:cs="Times New Roman"/>
                              </w:rPr>
                              <w:t>import numpy as np</w:t>
                            </w:r>
                          </w:p>
                          <w:p w14:paraId="4922DDB5" w14:textId="77777777" w:rsidR="00D269A6" w:rsidRDefault="00D269A6" w:rsidP="005A596B">
                            <w:pPr>
                              <w:rPr>
                                <w:rFonts w:ascii="Franklin Gothic Book" w:hAnsi="Franklin Gothic Book" w:cs="Times New Roman"/>
                              </w:rPr>
                            </w:pPr>
                            <w:r>
                              <w:rPr>
                                <w:rFonts w:ascii="Franklin Gothic Book" w:hAnsi="Franklin Gothic Book" w:cs="Times New Roman"/>
                              </w:rPr>
                              <w:t>import pandas as pd</w:t>
                            </w:r>
                          </w:p>
                          <w:p w14:paraId="59A040B8" w14:textId="77777777" w:rsidR="00D269A6" w:rsidRDefault="00D269A6" w:rsidP="005A596B">
                            <w:pPr>
                              <w:rPr>
                                <w:rFonts w:ascii="Franklin Gothic Book" w:hAnsi="Franklin Gothic Book" w:cs="Times New Roman"/>
                              </w:rPr>
                            </w:pPr>
                            <w:r>
                              <w:rPr>
                                <w:rFonts w:ascii="Franklin Gothic Book" w:hAnsi="Franklin Gothic Book" w:cs="Times New Roman"/>
                              </w:rPr>
                              <w:t>import pymysql</w:t>
                            </w:r>
                          </w:p>
                          <w:p w14:paraId="73DFB61F" w14:textId="77777777" w:rsidR="00D269A6" w:rsidRDefault="00D269A6" w:rsidP="005A596B">
                            <w:pPr>
                              <w:rPr>
                                <w:rFonts w:ascii="Franklin Gothic Book" w:hAnsi="Franklin Gothic Book" w:cs="Times New Roman"/>
                              </w:rPr>
                            </w:pPr>
                            <w:r>
                              <w:rPr>
                                <w:rFonts w:ascii="Franklin Gothic Book" w:hAnsi="Franklin Gothic Book" w:cs="Times New Roman"/>
                              </w:rPr>
                              <w:t>import chalicelib.yourfunctions</w:t>
                            </w:r>
                          </w:p>
                          <w:p w14:paraId="685AB6F3" w14:textId="77777777" w:rsidR="00D269A6" w:rsidRDefault="00D269A6" w:rsidP="005A596B">
                            <w:pPr>
                              <w:rPr>
                                <w:rFonts w:ascii="Franklin Gothic Book" w:hAnsi="Franklin Gothic Book" w:cs="Times New Roman"/>
                              </w:rPr>
                            </w:pPr>
                            <w:r>
                              <w:rPr>
                                <w:rFonts w:ascii="Franklin Gothic Book" w:hAnsi="Franklin Gothic Book" w:cs="Times New Roman"/>
                              </w:rPr>
                              <w:t>import boto3</w:t>
                            </w:r>
                          </w:p>
                          <w:p w14:paraId="7B29737F" w14:textId="77777777" w:rsidR="00D269A6" w:rsidRDefault="00D269A6" w:rsidP="005A596B">
                            <w:pPr>
                              <w:rPr>
                                <w:rFonts w:ascii="Franklin Gothic Book" w:hAnsi="Franklin Gothic Book" w:cs="Times New Roman"/>
                              </w:rPr>
                            </w:pPr>
                          </w:p>
                          <w:p w14:paraId="0040CC92" w14:textId="77777777" w:rsidR="00D269A6" w:rsidRDefault="00D269A6" w:rsidP="005A596B">
                            <w:pPr>
                              <w:rPr>
                                <w:rFonts w:ascii="Franklin Gothic Book" w:hAnsi="Franklin Gothic Book" w:cs="Times New Roman"/>
                              </w:rPr>
                            </w:pPr>
                            <w:r>
                              <w:rPr>
                                <w:rFonts w:ascii="Franklin Gothic Book" w:hAnsi="Franklin Gothic Book" w:cs="Times New Roman"/>
                              </w:rPr>
                              <w:t>app = Chalice(app_name=’the-name-of-this-project/folder-here’)</w:t>
                            </w:r>
                          </w:p>
                          <w:p w14:paraId="50F4B336" w14:textId="77777777" w:rsidR="00D269A6" w:rsidRDefault="00D269A6" w:rsidP="005A596B">
                            <w:pPr>
                              <w:rPr>
                                <w:rFonts w:ascii="Franklin Gothic Book" w:hAnsi="Franklin Gothic Book" w:cs="Times New Roman"/>
                              </w:rPr>
                            </w:pPr>
                            <w:r>
                              <w:rPr>
                                <w:rFonts w:ascii="Franklin Gothic Book" w:hAnsi="Franklin Gothic Book" w:cs="Times New Roman"/>
                              </w:rPr>
                              <w:t>app.debug = True</w:t>
                            </w:r>
                          </w:p>
                          <w:p w14:paraId="568C04F8" w14:textId="77777777" w:rsidR="00D269A6" w:rsidRDefault="00D269A6" w:rsidP="005A596B">
                            <w:pPr>
                              <w:rPr>
                                <w:rFonts w:ascii="Franklin Gothic Book" w:hAnsi="Franklin Gothic Book" w:cs="Times New Roman"/>
                              </w:rPr>
                            </w:pPr>
                          </w:p>
                          <w:p w14:paraId="54A78AF7" w14:textId="77777777" w:rsidR="00D269A6" w:rsidRDefault="00D269A6" w:rsidP="005A596B">
                            <w:pPr>
                              <w:rPr>
                                <w:rFonts w:ascii="Franklin Gothic Book" w:hAnsi="Franklin Gothic Book" w:cs="Times New Roman"/>
                              </w:rPr>
                            </w:pPr>
                            <w:r>
                              <w:rPr>
                                <w:rFonts w:ascii="Franklin Gothic Book" w:hAnsi="Franklin Gothic Book" w:cs="Times New Roman"/>
                              </w:rPr>
                              <w:t>@app.on_s3_event(bucket=’your-s3-bucket-name’, events=[‘s3:ObjectCreated:Put’])</w:t>
                            </w:r>
                          </w:p>
                          <w:p w14:paraId="3A8AFCA6" w14:textId="77777777" w:rsidR="00D269A6" w:rsidRDefault="00D269A6" w:rsidP="005A596B">
                            <w:pPr>
                              <w:rPr>
                                <w:rFonts w:ascii="Franklin Gothic Book" w:hAnsi="Franklin Gothic Book" w:cs="Times New Roman"/>
                              </w:rPr>
                            </w:pPr>
                            <w:r>
                              <w:rPr>
                                <w:rFonts w:ascii="Franklin Gothic Book" w:hAnsi="Franklin Gothic Book" w:cs="Times New Roman"/>
                              </w:rPr>
                              <w:t>def handler(event):</w:t>
                            </w:r>
                          </w:p>
                          <w:p w14:paraId="010B3AC2" w14:textId="77777777" w:rsidR="00D269A6" w:rsidRDefault="00D269A6" w:rsidP="005A596B">
                            <w:pPr>
                              <w:rPr>
                                <w:rFonts w:ascii="Franklin Gothic Book" w:hAnsi="Franklin Gothic Book" w:cs="Times New Roman"/>
                              </w:rPr>
                            </w:pPr>
                            <w:r>
                              <w:rPr>
                                <w:rFonts w:ascii="Franklin Gothic Book" w:hAnsi="Franklin Gothic Book" w:cs="Times New Roman"/>
                              </w:rPr>
                              <w:tab/>
                            </w:r>
                          </w:p>
                          <w:p w14:paraId="26D9DEC6" w14:textId="77777777" w:rsidR="00D269A6" w:rsidRDefault="00D269A6" w:rsidP="005A596B">
                            <w:pPr>
                              <w:rPr>
                                <w:rFonts w:ascii="Franklin Gothic Book" w:hAnsi="Franklin Gothic Book" w:cs="Times New Roman"/>
                              </w:rPr>
                            </w:pPr>
                            <w:r>
                              <w:rPr>
                                <w:rFonts w:ascii="Franklin Gothic Book" w:hAnsi="Franklin Gothic Book" w:cs="Times New Roman"/>
                              </w:rPr>
                              <w:tab/>
                              <w:t>s3 = boto3.client(‘s3’)</w:t>
                            </w:r>
                          </w:p>
                          <w:p w14:paraId="0F44118C" w14:textId="77777777" w:rsidR="00D269A6" w:rsidRDefault="00D269A6" w:rsidP="005A596B">
                            <w:pPr>
                              <w:rPr>
                                <w:rFonts w:ascii="Franklin Gothic Book" w:hAnsi="Franklin Gothic Book" w:cs="Times New Roman"/>
                              </w:rPr>
                            </w:pPr>
                            <w:r>
                              <w:rPr>
                                <w:rFonts w:ascii="Franklin Gothic Book" w:hAnsi="Franklin Gothic Book" w:cs="Times New Roman"/>
                              </w:rPr>
                              <w:tab/>
                              <w:t>obj = s3.get_object(Bucket=event.bucket, Key=event.key)</w:t>
                            </w:r>
                          </w:p>
                          <w:p w14:paraId="4161EF01" w14:textId="77777777" w:rsidR="00D269A6" w:rsidRDefault="00D269A6" w:rsidP="005A596B">
                            <w:pPr>
                              <w:rPr>
                                <w:rFonts w:ascii="Franklin Gothic Book" w:hAnsi="Franklin Gothic Book" w:cs="Times New Roman"/>
                              </w:rPr>
                            </w:pPr>
                            <w:r>
                              <w:rPr>
                                <w:rFonts w:ascii="Franklin Gothic Book" w:hAnsi="Franklin Gothic Book" w:cs="Times New Roman"/>
                              </w:rPr>
                              <w:tab/>
                              <w:t>data = pd.read_csv(obj[‘Body’])</w:t>
                            </w:r>
                          </w:p>
                          <w:p w14:paraId="651AD1F7" w14:textId="77777777" w:rsidR="00D269A6" w:rsidRDefault="00D269A6" w:rsidP="005A596B">
                            <w:pPr>
                              <w:rPr>
                                <w:rFonts w:ascii="Franklin Gothic Book" w:hAnsi="Franklin Gothic Book" w:cs="Times New Roman"/>
                              </w:rPr>
                            </w:pPr>
                          </w:p>
                          <w:p w14:paraId="50F5D5BC" w14:textId="77777777" w:rsidR="00D269A6" w:rsidRDefault="00D269A6" w:rsidP="005A596B">
                            <w:pPr>
                              <w:rPr>
                                <w:rFonts w:ascii="Franklin Gothic Book" w:hAnsi="Franklin Gothic Book" w:cs="Times New Roman"/>
                              </w:rPr>
                            </w:pPr>
                            <w:r>
                              <w:rPr>
                                <w:rFonts w:ascii="Franklin Gothic Book" w:hAnsi="Franklin Gothic Book" w:cs="Times New Roman"/>
                              </w:rPr>
                              <w:tab/>
                              <w:t># your code here</w:t>
                            </w:r>
                          </w:p>
                          <w:p w14:paraId="02156172" w14:textId="77777777" w:rsidR="00D269A6" w:rsidRDefault="00D269A6" w:rsidP="005A596B">
                            <w:pPr>
                              <w:rPr>
                                <w:rFonts w:ascii="Franklin Gothic Book" w:hAnsi="Franklin Gothic Book" w:cs="Times New Roman"/>
                              </w:rPr>
                            </w:pPr>
                          </w:p>
                          <w:p w14:paraId="09480538" w14:textId="77777777" w:rsidR="00D269A6" w:rsidRDefault="00D269A6" w:rsidP="005A596B">
                            <w:pPr>
                              <w:rPr>
                                <w:rFonts w:ascii="Franklin Gothic Book" w:hAnsi="Franklin Gothic Book" w:cs="Times New Roman"/>
                              </w:rPr>
                            </w:pPr>
                            <w:r>
                              <w:rPr>
                                <w:rFonts w:ascii="Franklin Gothic Book" w:hAnsi="Franklin Gothic Book" w:cs="Times New Roman"/>
                              </w:rPr>
                              <w:tab/>
                              <w:t>return {‘hello’:’world’}</w:t>
                            </w:r>
                          </w:p>
                          <w:p w14:paraId="2AFCEEAB" w14:textId="77777777" w:rsidR="00D269A6" w:rsidRPr="00DB3DAD" w:rsidRDefault="00D269A6">
                            <w:pPr>
                              <w:rPr>
                                <w:rFonts w:ascii="Franklin Gothic Book" w:hAnsi="Franklin Gothic Book"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Text Box 30" style="position:absolute;margin-left:0;margin-top:41.4pt;width:2in;height:2in;z-index:251658246;visibility:visible;mso-wrap-style:none;mso-wrap-distance-left:9pt;mso-wrap-distance-top:0;mso-wrap-distance-right:9pt;mso-wrap-distance-bottom:0;mso-position-horizontal:absolute;mso-position-horizontal-relative:text;mso-position-vertical:absolute;mso-position-vertical-relative:text;v-text-anchor:top" o:spid="_x0000_s1032" fill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" w14:anchorId="3200D2BD">
                <v:textbox style="mso-fit-shape-to-text:t">
                  <w:txbxContent>
                    <w:p w:rsidR="00D269A6" w:rsidP="005A596B" w:rsidRDefault="00D269A6" w14:paraId="5DB866B7" w14:textId="77777777">
                      <w:pPr>
                        <w:rPr>
                          <w:rFonts w:ascii="Franklin Gothic Book" w:hAnsi="Franklin Gothic Book" w:cs="Times New Roman"/>
                        </w:rPr>
                      </w:pPr>
                      <w:r>
                        <w:rPr>
                          <w:rFonts w:ascii="Franklin Gothic Book" w:hAnsi="Franklin Gothic Book" w:cs="Times New Roman"/>
                        </w:rPr>
                        <w:t>from chalice import Chalice</w:t>
                      </w:r>
                    </w:p>
                    <w:p w:rsidR="00D269A6" w:rsidP="005A596B" w:rsidRDefault="00D269A6" w14:paraId="064967E1" w14:textId="77777777">
                      <w:pPr>
                        <w:rPr>
                          <w:rFonts w:ascii="Franklin Gothic Book" w:hAnsi="Franklin Gothic Book" w:cs="Times New Roman"/>
                        </w:rPr>
                      </w:pPr>
                      <w:r>
                        <w:rPr>
                          <w:rFonts w:ascii="Franklin Gothic Book" w:hAnsi="Franklin Gothic Book" w:cs="Times New Roman"/>
                        </w:rPr>
                        <w:t xml:space="preserve">import </w:t>
                      </w:r>
                      <w:proofErr w:type="spellStart"/>
                      <w:r>
                        <w:rPr>
                          <w:rFonts w:ascii="Franklin Gothic Book" w:hAnsi="Franklin Gothic Book" w:cs="Times New Roman"/>
                        </w:rPr>
                        <w:t>numpy</w:t>
                      </w:r>
                      <w:proofErr w:type="spellEnd"/>
                      <w:r>
                        <w:rPr>
                          <w:rFonts w:ascii="Franklin Gothic Book" w:hAnsi="Franklin Gothic Book" w:cs="Times New Roman"/>
                        </w:rPr>
                        <w:t xml:space="preserve"> as np</w:t>
                      </w:r>
                    </w:p>
                    <w:p w:rsidR="00D269A6" w:rsidP="005A596B" w:rsidRDefault="00D269A6" w14:paraId="4922DDB5" w14:textId="77777777">
                      <w:pPr>
                        <w:rPr>
                          <w:rFonts w:ascii="Franklin Gothic Book" w:hAnsi="Franklin Gothic Book" w:cs="Times New Roman"/>
                        </w:rPr>
                      </w:pPr>
                      <w:r>
                        <w:rPr>
                          <w:rFonts w:ascii="Franklin Gothic Book" w:hAnsi="Franklin Gothic Book" w:cs="Times New Roman"/>
                        </w:rPr>
                        <w:t>import pandas as pd</w:t>
                      </w:r>
                    </w:p>
                    <w:p w:rsidR="00D269A6" w:rsidP="005A596B" w:rsidRDefault="00D269A6" w14:paraId="59A040B8" w14:textId="77777777">
                      <w:pPr>
                        <w:rPr>
                          <w:rFonts w:ascii="Franklin Gothic Book" w:hAnsi="Franklin Gothic Book" w:cs="Times New Roman"/>
                        </w:rPr>
                      </w:pPr>
                      <w:r>
                        <w:rPr>
                          <w:rFonts w:ascii="Franklin Gothic Book" w:hAnsi="Franklin Gothic Book" w:cs="Times New Roman"/>
                        </w:rPr>
                        <w:t xml:space="preserve">import </w:t>
                      </w:r>
                      <w:proofErr w:type="spellStart"/>
                      <w:r>
                        <w:rPr>
                          <w:rFonts w:ascii="Franklin Gothic Book" w:hAnsi="Franklin Gothic Book" w:cs="Times New Roman"/>
                        </w:rPr>
                        <w:t>pymysql</w:t>
                      </w:r>
                      <w:proofErr w:type="spellEnd"/>
                    </w:p>
                    <w:p w:rsidR="00D269A6" w:rsidP="005A596B" w:rsidRDefault="00D269A6" w14:paraId="73DFB61F" w14:textId="77777777">
                      <w:pPr>
                        <w:rPr>
                          <w:rFonts w:ascii="Franklin Gothic Book" w:hAnsi="Franklin Gothic Book" w:cs="Times New Roman"/>
                        </w:rPr>
                      </w:pPr>
                      <w:r>
                        <w:rPr>
                          <w:rFonts w:ascii="Franklin Gothic Book" w:hAnsi="Franklin Gothic Book" w:cs="Times New Roman"/>
                        </w:rPr>
                        <w:t xml:space="preserve">import </w:t>
                      </w:r>
                      <w:proofErr w:type="spellStart"/>
                      <w:proofErr w:type="gramStart"/>
                      <w:r>
                        <w:rPr>
                          <w:rFonts w:ascii="Franklin Gothic Book" w:hAnsi="Franklin Gothic Book" w:cs="Times New Roman"/>
                        </w:rPr>
                        <w:t>chalicelib.yourfunctions</w:t>
                      </w:r>
                      <w:proofErr w:type="spellEnd"/>
                      <w:proofErr w:type="gramEnd"/>
                    </w:p>
                    <w:p w:rsidR="00D269A6" w:rsidP="005A596B" w:rsidRDefault="00D269A6" w14:paraId="685AB6F3" w14:textId="77777777">
                      <w:pPr>
                        <w:rPr>
                          <w:rFonts w:ascii="Franklin Gothic Book" w:hAnsi="Franklin Gothic Book" w:cs="Times New Roman"/>
                        </w:rPr>
                      </w:pPr>
                      <w:r>
                        <w:rPr>
                          <w:rFonts w:ascii="Franklin Gothic Book" w:hAnsi="Franklin Gothic Book" w:cs="Times New Roman"/>
                        </w:rPr>
                        <w:t>import boto3</w:t>
                      </w:r>
                    </w:p>
                    <w:p w:rsidR="00D269A6" w:rsidP="005A596B" w:rsidRDefault="00D269A6" w14:paraId="7B29737F" w14:textId="77777777">
                      <w:pPr>
                        <w:rPr>
                          <w:rFonts w:ascii="Franklin Gothic Book" w:hAnsi="Franklin Gothic Book" w:cs="Times New Roman"/>
                        </w:rPr>
                      </w:pPr>
                    </w:p>
                    <w:p w:rsidR="00D269A6" w:rsidP="005A596B" w:rsidRDefault="00D269A6" w14:paraId="0040CC92" w14:textId="77777777">
                      <w:pPr>
                        <w:rPr>
                          <w:rFonts w:ascii="Franklin Gothic Book" w:hAnsi="Franklin Gothic Book" w:cs="Times New Roman"/>
                        </w:rPr>
                      </w:pPr>
                      <w:r>
                        <w:rPr>
                          <w:rFonts w:ascii="Franklin Gothic Book" w:hAnsi="Franklin Gothic Book" w:cs="Times New Roman"/>
                        </w:rPr>
                        <w:t>app = Chalice(</w:t>
                      </w:r>
                      <w:proofErr w:type="spellStart"/>
                      <w:r>
                        <w:rPr>
                          <w:rFonts w:ascii="Franklin Gothic Book" w:hAnsi="Franklin Gothic Book" w:cs="Times New Roman"/>
                        </w:rPr>
                        <w:t>app_name</w:t>
                      </w:r>
                      <w:proofErr w:type="spellEnd"/>
                      <w:r>
                        <w:rPr>
                          <w:rFonts w:ascii="Franklin Gothic Book" w:hAnsi="Franklin Gothic Book" w:cs="Times New Roman"/>
                        </w:rPr>
                        <w:t>=’the-name-of-this-project/folder-here’)</w:t>
                      </w:r>
                    </w:p>
                    <w:p w:rsidR="00D269A6" w:rsidP="005A596B" w:rsidRDefault="00D269A6" w14:paraId="50F4B336" w14:textId="77777777">
                      <w:pPr>
                        <w:rPr>
                          <w:rFonts w:ascii="Franklin Gothic Book" w:hAnsi="Franklin Gothic Book" w:cs="Times New Roman"/>
                        </w:rPr>
                      </w:pPr>
                      <w:proofErr w:type="spellStart"/>
                      <w:proofErr w:type="gramStart"/>
                      <w:r>
                        <w:rPr>
                          <w:rFonts w:ascii="Franklin Gothic Book" w:hAnsi="Franklin Gothic Book" w:cs="Times New Roman"/>
                        </w:rPr>
                        <w:t>app.debug</w:t>
                      </w:r>
                      <w:proofErr w:type="spellEnd"/>
                      <w:proofErr w:type="gramEnd"/>
                      <w:r>
                        <w:rPr>
                          <w:rFonts w:ascii="Franklin Gothic Book" w:hAnsi="Franklin Gothic Book" w:cs="Times New Roman"/>
                        </w:rPr>
                        <w:t xml:space="preserve"> = True</w:t>
                      </w:r>
                    </w:p>
                    <w:p w:rsidR="00D269A6" w:rsidP="005A596B" w:rsidRDefault="00D269A6" w14:paraId="568C04F8" w14:textId="77777777">
                      <w:pPr>
                        <w:rPr>
                          <w:rFonts w:ascii="Franklin Gothic Book" w:hAnsi="Franklin Gothic Book" w:cs="Times New Roman"/>
                        </w:rPr>
                      </w:pPr>
                    </w:p>
                    <w:p w:rsidR="00D269A6" w:rsidP="005A596B" w:rsidRDefault="00D269A6" w14:paraId="54A78AF7" w14:textId="77777777">
                      <w:pPr>
                        <w:rPr>
                          <w:rFonts w:ascii="Franklin Gothic Book" w:hAnsi="Franklin Gothic Book" w:cs="Times New Roman"/>
                        </w:rPr>
                      </w:pPr>
                      <w:r>
                        <w:rPr>
                          <w:rFonts w:ascii="Franklin Gothic Book" w:hAnsi="Franklin Gothic Book" w:cs="Times New Roman"/>
                        </w:rPr>
                        <w:t>@</w:t>
                      </w:r>
                      <w:proofErr w:type="gramStart"/>
                      <w:r>
                        <w:rPr>
                          <w:rFonts w:ascii="Franklin Gothic Book" w:hAnsi="Franklin Gothic Book" w:cs="Times New Roman"/>
                        </w:rPr>
                        <w:t>app.on</w:t>
                      </w:r>
                      <w:proofErr w:type="gramEnd"/>
                      <w:r>
                        <w:rPr>
                          <w:rFonts w:ascii="Franklin Gothic Book" w:hAnsi="Franklin Gothic Book" w:cs="Times New Roman"/>
                        </w:rPr>
                        <w:t>_s3_event(bucket=’your-s3-bucket-name’, events=[‘s3:ObjectCreated:Put’])</w:t>
                      </w:r>
                    </w:p>
                    <w:p w:rsidR="00D269A6" w:rsidP="005A596B" w:rsidRDefault="00D269A6" w14:paraId="3A8AFCA6" w14:textId="77777777">
                      <w:pPr>
                        <w:rPr>
                          <w:rFonts w:ascii="Franklin Gothic Book" w:hAnsi="Franklin Gothic Book" w:cs="Times New Roman"/>
                        </w:rPr>
                      </w:pPr>
                      <w:r>
                        <w:rPr>
                          <w:rFonts w:ascii="Franklin Gothic Book" w:hAnsi="Franklin Gothic Book" w:cs="Times New Roman"/>
                        </w:rPr>
                        <w:t>def handler(event):</w:t>
                      </w:r>
                    </w:p>
                    <w:p w:rsidR="00D269A6" w:rsidP="005A596B" w:rsidRDefault="00D269A6" w14:paraId="010B3AC2" w14:textId="77777777">
                      <w:pPr>
                        <w:rPr>
                          <w:rFonts w:ascii="Franklin Gothic Book" w:hAnsi="Franklin Gothic Book" w:cs="Times New Roman"/>
                        </w:rPr>
                      </w:pPr>
                      <w:r>
                        <w:rPr>
                          <w:rFonts w:ascii="Franklin Gothic Book" w:hAnsi="Franklin Gothic Book" w:cs="Times New Roman"/>
                        </w:rPr>
                        <w:tab/>
                      </w:r>
                    </w:p>
                    <w:p w:rsidR="00D269A6" w:rsidP="005A596B" w:rsidRDefault="00D269A6" w14:paraId="26D9DEC6" w14:textId="77777777">
                      <w:pPr>
                        <w:rPr>
                          <w:rFonts w:ascii="Franklin Gothic Book" w:hAnsi="Franklin Gothic Book" w:cs="Times New Roman"/>
                        </w:rPr>
                      </w:pPr>
                      <w:r>
                        <w:rPr>
                          <w:rFonts w:ascii="Franklin Gothic Book" w:hAnsi="Franklin Gothic Book" w:cs="Times New Roman"/>
                        </w:rPr>
                        <w:tab/>
                        <w:t>s3 = boto3.client(‘s3’)</w:t>
                      </w:r>
                    </w:p>
                    <w:p w:rsidR="00D269A6" w:rsidP="005A596B" w:rsidRDefault="00D269A6" w14:paraId="0F44118C" w14:textId="77777777">
                      <w:pPr>
                        <w:rPr>
                          <w:rFonts w:ascii="Franklin Gothic Book" w:hAnsi="Franklin Gothic Book" w:cs="Times New Roman"/>
                        </w:rPr>
                      </w:pPr>
                      <w:r>
                        <w:rPr>
                          <w:rFonts w:ascii="Franklin Gothic Book" w:hAnsi="Franklin Gothic Book" w:cs="Times New Roman"/>
                        </w:rPr>
                        <w:tab/>
                        <w:t>obj = s3.get_</w:t>
                      </w:r>
                      <w:proofErr w:type="gramStart"/>
                      <w:r>
                        <w:rPr>
                          <w:rFonts w:ascii="Franklin Gothic Book" w:hAnsi="Franklin Gothic Book" w:cs="Times New Roman"/>
                        </w:rPr>
                        <w:t>object(</w:t>
                      </w:r>
                      <w:proofErr w:type="gramEnd"/>
                      <w:r>
                        <w:rPr>
                          <w:rFonts w:ascii="Franklin Gothic Book" w:hAnsi="Franklin Gothic Book" w:cs="Times New Roman"/>
                        </w:rPr>
                        <w:t>Bucket=</w:t>
                      </w:r>
                      <w:proofErr w:type="spellStart"/>
                      <w:r>
                        <w:rPr>
                          <w:rFonts w:ascii="Franklin Gothic Book" w:hAnsi="Franklin Gothic Book" w:cs="Times New Roman"/>
                        </w:rPr>
                        <w:t>event.bucket</w:t>
                      </w:r>
                      <w:proofErr w:type="spellEnd"/>
                      <w:r>
                        <w:rPr>
                          <w:rFonts w:ascii="Franklin Gothic Book" w:hAnsi="Franklin Gothic Book" w:cs="Times New Roman"/>
                        </w:rPr>
                        <w:t>, Key=</w:t>
                      </w:r>
                      <w:proofErr w:type="spellStart"/>
                      <w:r>
                        <w:rPr>
                          <w:rFonts w:ascii="Franklin Gothic Book" w:hAnsi="Franklin Gothic Book" w:cs="Times New Roman"/>
                        </w:rPr>
                        <w:t>event.key</w:t>
                      </w:r>
                      <w:proofErr w:type="spellEnd"/>
                      <w:r>
                        <w:rPr>
                          <w:rFonts w:ascii="Franklin Gothic Book" w:hAnsi="Franklin Gothic Book" w:cs="Times New Roman"/>
                        </w:rPr>
                        <w:t>)</w:t>
                      </w:r>
                    </w:p>
                    <w:p w:rsidR="00D269A6" w:rsidP="005A596B" w:rsidRDefault="00D269A6" w14:paraId="4161EF01" w14:textId="77777777">
                      <w:pPr>
                        <w:rPr>
                          <w:rFonts w:ascii="Franklin Gothic Book" w:hAnsi="Franklin Gothic Book" w:cs="Times New Roman"/>
                        </w:rPr>
                      </w:pPr>
                      <w:r>
                        <w:rPr>
                          <w:rFonts w:ascii="Franklin Gothic Book" w:hAnsi="Franklin Gothic Book" w:cs="Times New Roman"/>
                        </w:rPr>
                        <w:tab/>
                        <w:t xml:space="preserve">data = </w:t>
                      </w:r>
                      <w:proofErr w:type="spellStart"/>
                      <w:proofErr w:type="gramStart"/>
                      <w:r>
                        <w:rPr>
                          <w:rFonts w:ascii="Franklin Gothic Book" w:hAnsi="Franklin Gothic Book" w:cs="Times New Roman"/>
                        </w:rPr>
                        <w:t>pd.read</w:t>
                      </w:r>
                      <w:proofErr w:type="gramEnd"/>
                      <w:r>
                        <w:rPr>
                          <w:rFonts w:ascii="Franklin Gothic Book" w:hAnsi="Franklin Gothic Book" w:cs="Times New Roman"/>
                        </w:rPr>
                        <w:t>_csv</w:t>
                      </w:r>
                      <w:proofErr w:type="spellEnd"/>
                      <w:r>
                        <w:rPr>
                          <w:rFonts w:ascii="Franklin Gothic Book" w:hAnsi="Franklin Gothic Book" w:cs="Times New Roman"/>
                        </w:rPr>
                        <w:t>(obj[‘Body’])</w:t>
                      </w:r>
                    </w:p>
                    <w:p w:rsidR="00D269A6" w:rsidP="005A596B" w:rsidRDefault="00D269A6" w14:paraId="651AD1F7" w14:textId="77777777">
                      <w:pPr>
                        <w:rPr>
                          <w:rFonts w:ascii="Franklin Gothic Book" w:hAnsi="Franklin Gothic Book" w:cs="Times New Roman"/>
                        </w:rPr>
                      </w:pPr>
                    </w:p>
                    <w:p w:rsidR="00D269A6" w:rsidP="005A596B" w:rsidRDefault="00D269A6" w14:paraId="50F5D5BC" w14:textId="77777777">
                      <w:pPr>
                        <w:rPr>
                          <w:rFonts w:ascii="Franklin Gothic Book" w:hAnsi="Franklin Gothic Book" w:cs="Times New Roman"/>
                        </w:rPr>
                      </w:pPr>
                      <w:r>
                        <w:rPr>
                          <w:rFonts w:ascii="Franklin Gothic Book" w:hAnsi="Franklin Gothic Book" w:cs="Times New Roman"/>
                        </w:rPr>
                        <w:tab/>
                        <w:t># your code here</w:t>
                      </w:r>
                    </w:p>
                    <w:p w:rsidR="00D269A6" w:rsidP="005A596B" w:rsidRDefault="00D269A6" w14:paraId="02156172" w14:textId="77777777">
                      <w:pPr>
                        <w:rPr>
                          <w:rFonts w:ascii="Franklin Gothic Book" w:hAnsi="Franklin Gothic Book" w:cs="Times New Roman"/>
                        </w:rPr>
                      </w:pPr>
                    </w:p>
                    <w:p w:rsidR="00D269A6" w:rsidP="005A596B" w:rsidRDefault="00D269A6" w14:paraId="09480538" w14:textId="77777777">
                      <w:pPr>
                        <w:rPr>
                          <w:rFonts w:ascii="Franklin Gothic Book" w:hAnsi="Franklin Gothic Book" w:cs="Times New Roman"/>
                        </w:rPr>
                      </w:pPr>
                      <w:r>
                        <w:rPr>
                          <w:rFonts w:ascii="Franklin Gothic Book" w:hAnsi="Franklin Gothic Book" w:cs="Times New Roman"/>
                        </w:rPr>
                        <w:tab/>
                        <w:t>return {‘</w:t>
                      </w:r>
                      <w:proofErr w:type="spellStart"/>
                      <w:r>
                        <w:rPr>
                          <w:rFonts w:ascii="Franklin Gothic Book" w:hAnsi="Franklin Gothic Book" w:cs="Times New Roman"/>
                        </w:rPr>
                        <w:t>hello’:’world</w:t>
                      </w:r>
                      <w:proofErr w:type="spellEnd"/>
                      <w:r>
                        <w:rPr>
                          <w:rFonts w:ascii="Franklin Gothic Book" w:hAnsi="Franklin Gothic Book" w:cs="Times New Roman"/>
                        </w:rPr>
                        <w:t>’}</w:t>
                      </w:r>
                    </w:p>
                    <w:p w:rsidRPr="00DB3DAD" w:rsidR="00D269A6" w:rsidRDefault="00D269A6" w14:paraId="2AFCEEAB" w14:textId="77777777">
                      <w:pPr>
                        <w:rPr>
                          <w:rFonts w:ascii="Franklin Gothic Book" w:hAnsi="Franklin Gothic Book" w:cs="Times New Roman"/>
                        </w:rPr>
                      </w:pPr>
                    </w:p>
                  </w:txbxContent>
                </v:textbox>
                <w10:wrap type="square"/>
              </v:shape>
            </w:pict>
          </mc:Fallback>
        </mc:AlternateContent>
      </w:r>
      <w:r w:rsidR="005543D1">
        <w:rPr>
          <w:rFonts w:ascii="Times New Roman" w:hAnsi="Times New Roman" w:cs="Times New Roman"/>
        </w:rPr>
        <w:t xml:space="preserve">For a </w:t>
      </w:r>
      <w:r w:rsidR="00415B80">
        <w:rPr>
          <w:rFonts w:ascii="Times New Roman" w:hAnsi="Times New Roman" w:cs="Times New Roman"/>
        </w:rPr>
        <w:t xml:space="preserve">Lambda function triggered by an upload to an S3 bucket, your Chalice </w:t>
      </w:r>
      <w:r w:rsidR="00480F24">
        <w:rPr>
          <w:rFonts w:ascii="Times New Roman" w:hAnsi="Times New Roman" w:cs="Times New Roman"/>
        </w:rPr>
        <w:t>app.py file should begin with a version of the following:</w:t>
      </w:r>
    </w:p>
    <w:p w14:paraId="485D465F" w14:textId="3F12EB3A" w:rsidR="00D269A6" w:rsidRDefault="00D269A6" w:rsidP="005A596B">
      <w:pPr>
        <w:rPr>
          <w:rFonts w:ascii="Times New Roman" w:hAnsi="Times New Roman" w:cs="Times New Roman"/>
        </w:rPr>
      </w:pPr>
    </w:p>
    <w:p w14:paraId="75670896" w14:textId="3C043D8B" w:rsidR="00A87CE8" w:rsidRDefault="00A87CE8" w:rsidP="005A596B">
      <w:pPr>
        <w:rPr>
          <w:rFonts w:ascii="Times New Roman" w:hAnsi="Times New Roman" w:cs="Times New Roman"/>
        </w:rPr>
      </w:pPr>
      <w:r>
        <w:rPr>
          <w:rFonts w:ascii="Times New Roman" w:hAnsi="Times New Roman" w:cs="Times New Roman"/>
        </w:rPr>
        <w:t>This is the code needed to have the Lambda be triggered by an S3 upload, as well as to get the data fr</w:t>
      </w:r>
      <w:r w:rsidR="0058623C">
        <w:rPr>
          <w:rFonts w:ascii="Times New Roman" w:hAnsi="Times New Roman" w:cs="Times New Roman"/>
        </w:rPr>
        <w:t>om the file that was uploaded and store it in a pandas dataframe. The rest of your code will continue in the handler function</w:t>
      </w:r>
      <w:r w:rsidR="00CE407D">
        <w:rPr>
          <w:rFonts w:ascii="Times New Roman" w:hAnsi="Times New Roman" w:cs="Times New Roman"/>
        </w:rPr>
        <w:t xml:space="preserve"> and will likely return nothing. However, you may end up uploading a new CSV to a different S3 bucket or connecting to and altering the database (don’t forget to commit and close the connection in the function).</w:t>
      </w:r>
    </w:p>
    <w:p w14:paraId="012942FD" w14:textId="26FBA207" w:rsidR="003E7726" w:rsidRDefault="003E7726" w:rsidP="005A596B">
      <w:pPr>
        <w:rPr>
          <w:rFonts w:ascii="Times New Roman" w:hAnsi="Times New Roman" w:cs="Times New Roman"/>
        </w:rPr>
      </w:pPr>
    </w:p>
    <w:p w14:paraId="1E83B047" w14:textId="49A9967D" w:rsidR="003E7726" w:rsidRDefault="003E7726" w:rsidP="005A596B">
      <w:pPr>
        <w:rPr>
          <w:rFonts w:ascii="Times New Roman" w:hAnsi="Times New Roman" w:cs="Times New Roman"/>
        </w:rPr>
      </w:pPr>
      <w:r>
        <w:rPr>
          <w:rFonts w:ascii="Times New Roman" w:hAnsi="Times New Roman" w:cs="Times New Roman"/>
        </w:rPr>
        <w:t>When you are finished writing your Lambda function, make sure all files are saved. Then, from the terminal</w:t>
      </w:r>
      <w:r w:rsidR="003827AC">
        <w:rPr>
          <w:rFonts w:ascii="Times New Roman" w:hAnsi="Times New Roman" w:cs="Times New Roman"/>
        </w:rPr>
        <w:t xml:space="preserve">, </w:t>
      </w:r>
      <w:r w:rsidR="007645AE">
        <w:rPr>
          <w:rFonts w:ascii="Times New Roman" w:hAnsi="Times New Roman" w:cs="Times New Roman"/>
        </w:rPr>
        <w:t>make sure you are in your environment (using the conda activate line from above) and that your current directory is the project folder (ex: cd Desktop, then cd *enter-project-name</w:t>
      </w:r>
      <w:r w:rsidR="000C1DFC">
        <w:rPr>
          <w:rFonts w:ascii="Times New Roman" w:hAnsi="Times New Roman" w:cs="Times New Roman"/>
        </w:rPr>
        <w:t>*). All you have to do now is issue the following command:</w:t>
      </w:r>
    </w:p>
    <w:p w14:paraId="19C29D02" w14:textId="77777777" w:rsidR="00BF5CA5" w:rsidRDefault="00BF5CA5" w:rsidP="005A596B">
      <w:pPr>
        <w:rPr>
          <w:rFonts w:ascii="Franklin Gothic Book" w:hAnsi="Franklin Gothic Book" w:cs="Times New Roman"/>
        </w:rPr>
      </w:pPr>
    </w:p>
    <w:p w14:paraId="51CE2ACC" w14:textId="0CD6713B" w:rsidR="000D6B46" w:rsidRDefault="00BF5CA5" w:rsidP="005A596B">
      <w:pPr>
        <w:rPr>
          <w:rFonts w:ascii="Franklin Gothic Book" w:hAnsi="Franklin Gothic Book" w:cs="Times New Roman"/>
        </w:rPr>
      </w:pPr>
      <w:r>
        <w:rPr>
          <w:noProof/>
        </w:rPr>
        <mc:AlternateContent>
          <mc:Choice Requires="wps">
            <w:drawing>
              <wp:anchor distT="0" distB="0" distL="114300" distR="114300" simplePos="0" relativeHeight="251658247" behindDoc="0" locked="0" layoutInCell="1" allowOverlap="1" wp14:anchorId="24442089" wp14:editId="64A0EDFA">
                <wp:simplePos x="0" y="0"/>
                <wp:positionH relativeFrom="column">
                  <wp:posOffset>0</wp:posOffset>
                </wp:positionH>
                <wp:positionV relativeFrom="paragraph">
                  <wp:posOffset>0</wp:posOffset>
                </wp:positionV>
                <wp:extent cx="1828800" cy="1828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75CDF2" w14:textId="77777777" w:rsidR="00BF5CA5" w:rsidRPr="00992235" w:rsidRDefault="00BF5CA5">
                            <w:pPr>
                              <w:rPr>
                                <w:rFonts w:ascii="Franklin Gothic Book" w:hAnsi="Franklin Gothic Book" w:cs="Times New Roman"/>
                              </w:rPr>
                            </w:pPr>
                            <w:r>
                              <w:rPr>
                                <w:rFonts w:ascii="Franklin Gothic Book" w:hAnsi="Franklin Gothic Book" w:cs="Times New Roman"/>
                              </w:rPr>
                              <w:t>chalice deploy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Text Box 31" style="position:absolute;margin-left:0;margin-top:0;width:2in;height:2in;z-index:251658247;visibility:visible;mso-wrap-style:none;mso-wrap-distance-left:9pt;mso-wrap-distance-top:0;mso-wrap-distance-right:9pt;mso-wrap-distance-bottom:0;mso-position-horizontal:absolute;mso-position-horizontal-relative:text;mso-position-vertical:absolute;mso-position-vertical-relative:text;v-text-anchor:top" o:spid="_x0000_s1033"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" w14:anchorId="24442089">
                <v:textbox style="mso-fit-shape-to-text:t">
                  <w:txbxContent>
                    <w:p w:rsidRPr="00992235" w:rsidR="00BF5CA5" w:rsidRDefault="00BF5CA5" w14:paraId="2D75CDF2" w14:textId="77777777">
                      <w:pPr>
                        <w:rPr>
                          <w:rFonts w:ascii="Franklin Gothic Book" w:hAnsi="Franklin Gothic Book" w:cs="Times New Roman"/>
                        </w:rPr>
                      </w:pPr>
                      <w:proofErr w:type="gramStart"/>
                      <w:r>
                        <w:rPr>
                          <w:rFonts w:ascii="Franklin Gothic Book" w:hAnsi="Franklin Gothic Book" w:cs="Times New Roman"/>
                        </w:rPr>
                        <w:t>chalice</w:t>
                      </w:r>
                      <w:proofErr w:type="gramEnd"/>
                      <w:r>
                        <w:rPr>
                          <w:rFonts w:ascii="Franklin Gothic Book" w:hAnsi="Franklin Gothic Book" w:cs="Times New Roman"/>
                        </w:rPr>
                        <w:t xml:space="preserve"> deploy</w:t>
                      </w:r>
                    </w:p>
                  </w:txbxContent>
                </v:textbox>
                <w10:wrap type="square"/>
              </v:shape>
            </w:pict>
          </mc:Fallback>
        </mc:AlternateContent>
      </w:r>
    </w:p>
    <w:p w14:paraId="684FF861" w14:textId="77777777" w:rsidR="00BF5CA5" w:rsidRDefault="00BF5CA5" w:rsidP="005A596B">
      <w:pPr>
        <w:rPr>
          <w:rFonts w:ascii="Times New Roman" w:hAnsi="Times New Roman" w:cs="Times New Roman"/>
        </w:rPr>
      </w:pPr>
    </w:p>
    <w:p w14:paraId="7FAA4802" w14:textId="77777777" w:rsidR="00BF5CA5" w:rsidRDefault="00BF5CA5" w:rsidP="005A596B">
      <w:pPr>
        <w:rPr>
          <w:rFonts w:ascii="Times New Roman" w:hAnsi="Times New Roman" w:cs="Times New Roman"/>
        </w:rPr>
      </w:pPr>
    </w:p>
    <w:p w14:paraId="608A4BE8" w14:textId="5EF888F0" w:rsidR="000D6B46" w:rsidRDefault="000D6B46" w:rsidP="005A596B">
      <w:pPr>
        <w:rPr>
          <w:rFonts w:ascii="Times New Roman" w:hAnsi="Times New Roman" w:cs="Times New Roman"/>
        </w:rPr>
      </w:pPr>
      <w:r>
        <w:rPr>
          <w:rFonts w:ascii="Times New Roman" w:hAnsi="Times New Roman" w:cs="Times New Roman"/>
        </w:rPr>
        <w:t xml:space="preserve">After a few moments, your Lambda function will be deployed on AWS, where you can see it by </w:t>
      </w:r>
      <w:r w:rsidR="00A218CE">
        <w:rPr>
          <w:rFonts w:ascii="Times New Roman" w:hAnsi="Times New Roman" w:cs="Times New Roman"/>
        </w:rPr>
        <w:t>clicking Lambda from the Services dropdown under the Compute category.</w:t>
      </w:r>
      <w:r w:rsidR="0031245C">
        <w:rPr>
          <w:rFonts w:ascii="Times New Roman" w:hAnsi="Times New Roman" w:cs="Times New Roman"/>
        </w:rPr>
        <w:t xml:space="preserve"> This should pull up a list of functions as seen below and yours should be included. </w:t>
      </w:r>
      <w:r w:rsidR="008502C3">
        <w:rPr>
          <w:rFonts w:ascii="Times New Roman" w:hAnsi="Times New Roman" w:cs="Times New Roman"/>
        </w:rPr>
        <w:t>Note that the function may be called *</w:t>
      </w:r>
      <w:r w:rsidR="00B06B6E">
        <w:rPr>
          <w:rFonts w:ascii="Times New Roman" w:hAnsi="Times New Roman" w:cs="Times New Roman"/>
        </w:rPr>
        <w:t>enter-project-name*-dev-handler, which is totally fine and expected.</w:t>
      </w:r>
    </w:p>
    <w:p w14:paraId="61BC6316" w14:textId="133239FB" w:rsidR="008502C3" w:rsidRDefault="008502C3" w:rsidP="005A596B">
      <w:pPr>
        <w:rPr>
          <w:rFonts w:ascii="Times New Roman" w:hAnsi="Times New Roman" w:cs="Times New Roman"/>
        </w:rPr>
      </w:pPr>
    </w:p>
    <w:p w14:paraId="08E716BF" w14:textId="77777777" w:rsidR="008502C3" w:rsidRPr="000D6B46" w:rsidRDefault="008502C3" w:rsidP="005A596B">
      <w:pPr>
        <w:rPr>
          <w:rFonts w:ascii="Times New Roman" w:hAnsi="Times New Roman" w:cs="Times New Roman"/>
        </w:rPr>
      </w:pPr>
    </w:p>
    <w:p w14:paraId="459422D2" w14:textId="24605895" w:rsidR="008C4BD7" w:rsidRDefault="008502C3" w:rsidP="005A596B">
      <w:pPr>
        <w:rPr>
          <w:rFonts w:ascii="Times New Roman" w:hAnsi="Times New Roman" w:cs="Times New Roman"/>
        </w:rPr>
      </w:pPr>
      <w:r>
        <w:rPr>
          <w:noProof/>
        </w:rPr>
        <w:drawing>
          <wp:inline distT="0" distB="0" distL="0" distR="0" wp14:anchorId="627272CC" wp14:editId="78B7D9DC">
            <wp:extent cx="5943600" cy="231203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1F3312A4" w14:textId="055ECE23" w:rsidR="008502C3" w:rsidRDefault="008502C3" w:rsidP="005A596B">
      <w:pPr>
        <w:rPr>
          <w:rFonts w:ascii="Times New Roman" w:hAnsi="Times New Roman" w:cs="Times New Roman"/>
        </w:rPr>
      </w:pPr>
    </w:p>
    <w:p w14:paraId="2116BCCE" w14:textId="77777777" w:rsidR="008502C3" w:rsidRDefault="008502C3" w:rsidP="005A596B">
      <w:pPr>
        <w:rPr>
          <w:rFonts w:ascii="Times New Roman" w:hAnsi="Times New Roman" w:cs="Times New Roman"/>
        </w:rPr>
      </w:pPr>
    </w:p>
    <w:p w14:paraId="7997191D" w14:textId="4CAA9BCA" w:rsidR="000869BA" w:rsidRDefault="00215219" w:rsidP="005A596B">
      <w:pPr>
        <w:rPr>
          <w:rFonts w:ascii="Times New Roman" w:hAnsi="Times New Roman" w:cs="Times New Roman"/>
        </w:rPr>
      </w:pPr>
      <w:r>
        <w:rPr>
          <w:rFonts w:ascii="Times New Roman" w:hAnsi="Times New Roman" w:cs="Times New Roman"/>
        </w:rPr>
        <w:t xml:space="preserve">Now you should be all setup with Amazon Chalice so that you can </w:t>
      </w:r>
      <w:r w:rsidR="003E7726">
        <w:rPr>
          <w:rFonts w:ascii="Times New Roman" w:hAnsi="Times New Roman" w:cs="Times New Roman"/>
        </w:rPr>
        <w:t xml:space="preserve">write </w:t>
      </w:r>
      <w:r w:rsidR="00B06B6E">
        <w:rPr>
          <w:rFonts w:ascii="Times New Roman" w:hAnsi="Times New Roman" w:cs="Times New Roman"/>
        </w:rPr>
        <w:t xml:space="preserve">and deploy </w:t>
      </w:r>
      <w:r w:rsidR="003E7726">
        <w:rPr>
          <w:rFonts w:ascii="Times New Roman" w:hAnsi="Times New Roman" w:cs="Times New Roman"/>
        </w:rPr>
        <w:t>your Lambda functions from your local machine.</w:t>
      </w:r>
      <w:r w:rsidR="00B06B6E">
        <w:rPr>
          <w:rFonts w:ascii="Times New Roman" w:hAnsi="Times New Roman" w:cs="Times New Roman"/>
        </w:rPr>
        <w:t xml:space="preserve"> We hope that this instruction helped ease some of the anxiety of using Chalice and you can benefit from all the advantages it has over building Lambda functions in the Management Portal</w:t>
      </w:r>
      <w:r w:rsidR="00AA272D">
        <w:rPr>
          <w:rFonts w:ascii="Times New Roman" w:hAnsi="Times New Roman" w:cs="Times New Roman"/>
        </w:rPr>
        <w:t xml:space="preserve">, such as having to manually upload </w:t>
      </w:r>
      <w:r w:rsidR="00E13349">
        <w:rPr>
          <w:rFonts w:ascii="Times New Roman" w:hAnsi="Times New Roman" w:cs="Times New Roman"/>
        </w:rPr>
        <w:t>packages in a zip file and add them to functions as layers. We will now discuss the two Lambda functions in our pipeline and how to implement them</w:t>
      </w:r>
      <w:r w:rsidR="008C178A">
        <w:rPr>
          <w:rFonts w:ascii="Times New Roman" w:hAnsi="Times New Roman" w:cs="Times New Roman"/>
        </w:rPr>
        <w:t>.</w:t>
      </w:r>
    </w:p>
    <w:p w14:paraId="48277F01" w14:textId="2E403569" w:rsidR="00547916" w:rsidRDefault="00547916" w:rsidP="005A596B">
      <w:pPr>
        <w:rPr>
          <w:rFonts w:ascii="Times New Roman" w:hAnsi="Times New Roman" w:cs="Times New Roman"/>
        </w:rPr>
      </w:pPr>
    </w:p>
    <w:p w14:paraId="21986112" w14:textId="77777777" w:rsidR="00547916" w:rsidRDefault="00547916" w:rsidP="00547916">
      <w:pPr>
        <w:rPr>
          <w:rFonts w:ascii="Times New Roman" w:hAnsi="Times New Roman" w:cs="Times New Roman"/>
        </w:rPr>
      </w:pPr>
    </w:p>
    <w:p w14:paraId="6DD0A57C" w14:textId="2D5533E8" w:rsidR="00547916" w:rsidRPr="00BD45B3" w:rsidRDefault="00547916" w:rsidP="0054791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Amazon Chalice on your local machine</w:t>
      </w:r>
    </w:p>
    <w:p w14:paraId="78697DDB" w14:textId="77777777" w:rsidR="00547916" w:rsidRDefault="00547916" w:rsidP="00547916">
      <w:pPr>
        <w:rPr>
          <w:rFonts w:ascii="Times New Roman" w:hAnsi="Times New Roman" w:cs="Times New Roman"/>
        </w:rPr>
      </w:pPr>
    </w:p>
    <w:p w14:paraId="298ACB6B" w14:textId="7767FB0F" w:rsidR="00547916" w:rsidRPr="0096209A" w:rsidRDefault="00547916" w:rsidP="00547916">
      <w:pPr>
        <w:rPr>
          <w:rFonts w:eastAsiaTheme="majorEastAsia" w:cstheme="majorBidi"/>
          <w:color w:val="2F5496" w:themeColor="accent1" w:themeShade="BF"/>
        </w:rPr>
      </w:pPr>
      <w:r>
        <w:br w:type="page"/>
      </w:r>
    </w:p>
    <w:p w14:paraId="2F21D815" w14:textId="31D52F69" w:rsidR="003A6254" w:rsidRDefault="003A6254" w:rsidP="003A6254">
      <w:pPr>
        <w:pStyle w:val="Heading2"/>
      </w:pPr>
      <w:bookmarkStart w:id="91" w:name="_Toc70196393"/>
      <w:r>
        <w:t>Data Cleaning</w:t>
      </w:r>
      <w:bookmarkEnd w:id="91"/>
    </w:p>
    <w:p w14:paraId="406B75F8" w14:textId="77777777" w:rsidR="003A6254" w:rsidRDefault="003A6254" w:rsidP="003A6254"/>
    <w:p w14:paraId="75998AD9" w14:textId="7BF6367D" w:rsidR="003A6254" w:rsidRDefault="00FB6F8A" w:rsidP="003A6254">
      <w:pPr>
        <w:rPr>
          <w:rFonts w:ascii="Times New Roman" w:hAnsi="Times New Roman" w:cs="Times New Roman"/>
        </w:rPr>
      </w:pPr>
      <w:r>
        <w:rPr>
          <w:rFonts w:ascii="Times New Roman" w:hAnsi="Times New Roman" w:cs="Times New Roman"/>
        </w:rPr>
        <w:t>With Chalice set up, you are ready to write and deploy your Lambda functions! As a reminder</w:t>
      </w:r>
      <w:r w:rsidR="00E80BD3">
        <w:rPr>
          <w:rFonts w:ascii="Times New Roman" w:hAnsi="Times New Roman" w:cs="Times New Roman"/>
        </w:rPr>
        <w:t>, the first Lambda function takes raw data and turns it into clean data, while the second takes the clean data and uploads it to the database.</w:t>
      </w:r>
      <w:r w:rsidR="001661C0">
        <w:rPr>
          <w:rFonts w:ascii="Times New Roman" w:hAnsi="Times New Roman" w:cs="Times New Roman"/>
        </w:rPr>
        <w:t xml:space="preserve"> We will start sequentially through the pipeline by beginning with the Lambda function for data cleaning.</w:t>
      </w:r>
      <w:r w:rsidR="00600297">
        <w:rPr>
          <w:rFonts w:ascii="Times New Roman" w:hAnsi="Times New Roman" w:cs="Times New Roman"/>
        </w:rPr>
        <w:t xml:space="preserve"> However, </w:t>
      </w:r>
      <w:r w:rsidR="002756D8">
        <w:rPr>
          <w:rFonts w:ascii="Times New Roman" w:hAnsi="Times New Roman" w:cs="Times New Roman"/>
        </w:rPr>
        <w:t>you may skip to the next section if you will only be uploading cleaned data.</w:t>
      </w:r>
    </w:p>
    <w:p w14:paraId="0D77B7F7" w14:textId="44D9253E" w:rsidR="001661C0" w:rsidRDefault="001661C0" w:rsidP="003A6254">
      <w:pPr>
        <w:rPr>
          <w:rFonts w:ascii="Times New Roman" w:hAnsi="Times New Roman" w:cs="Times New Roman"/>
        </w:rPr>
      </w:pPr>
    </w:p>
    <w:p w14:paraId="5976A34C" w14:textId="1CE831B2" w:rsidR="001661C0" w:rsidRDefault="00C531D4" w:rsidP="003A6254">
      <w:pPr>
        <w:rPr>
          <w:rFonts w:ascii="Times New Roman" w:hAnsi="Times New Roman" w:cs="Times New Roman"/>
        </w:rPr>
      </w:pPr>
      <w:r>
        <w:rPr>
          <w:rFonts w:ascii="Times New Roman" w:hAnsi="Times New Roman" w:cs="Times New Roman"/>
        </w:rPr>
        <w:t xml:space="preserve">The code for this function is going to be largely </w:t>
      </w:r>
      <w:r w:rsidR="005703A8">
        <w:rPr>
          <w:rFonts w:ascii="Times New Roman" w:hAnsi="Times New Roman" w:cs="Times New Roman"/>
        </w:rPr>
        <w:t xml:space="preserve">project specific. For the research project for which we implemented this pipeline (TeachSIM), we </w:t>
      </w:r>
      <w:r w:rsidR="002F4E86">
        <w:rPr>
          <w:rFonts w:ascii="Times New Roman" w:hAnsi="Times New Roman" w:cs="Times New Roman"/>
        </w:rPr>
        <w:t xml:space="preserve">took the code that the research team used to clean and merge survey files </w:t>
      </w:r>
      <w:r w:rsidR="00D45A39">
        <w:rPr>
          <w:rFonts w:ascii="Times New Roman" w:hAnsi="Times New Roman" w:cs="Times New Roman"/>
        </w:rPr>
        <w:t xml:space="preserve">in Stata and translated it into Python. We first replicated </w:t>
      </w:r>
      <w:r w:rsidR="005E04E1">
        <w:rPr>
          <w:rFonts w:ascii="Times New Roman" w:hAnsi="Times New Roman" w:cs="Times New Roman"/>
        </w:rPr>
        <w:t xml:space="preserve">their cleaning efforts in Python </w:t>
      </w:r>
      <w:r w:rsidR="00D9183A">
        <w:rPr>
          <w:rFonts w:ascii="Times New Roman" w:hAnsi="Times New Roman" w:cs="Times New Roman"/>
        </w:rPr>
        <w:t xml:space="preserve">at which point we created various functions to consolidate and automate much of the repetitive cleaning that they were </w:t>
      </w:r>
      <w:r w:rsidR="00E91BFE">
        <w:rPr>
          <w:rFonts w:ascii="Times New Roman" w:hAnsi="Times New Roman" w:cs="Times New Roman"/>
        </w:rPr>
        <w:t xml:space="preserve">doing across similar files. </w:t>
      </w:r>
      <w:r w:rsidR="007F0F60">
        <w:rPr>
          <w:rFonts w:ascii="Times New Roman" w:hAnsi="Times New Roman" w:cs="Times New Roman"/>
        </w:rPr>
        <w:t xml:space="preserve">We then turned this into a Lambda function to automate the entire process. While some of the functions for cleaning the data may be applicable to and/or reusable for other projects, the specific file merger and other cleaning techniques are substantially specific to this project. Nevertheless, the structure of the Lambda function </w:t>
      </w:r>
      <w:r w:rsidR="0062141E">
        <w:rPr>
          <w:rFonts w:ascii="Times New Roman" w:hAnsi="Times New Roman" w:cs="Times New Roman"/>
        </w:rPr>
        <w:t>is certainly a useful tool for you to use as a baseline and to simply add in your own data cleaning code.</w:t>
      </w:r>
    </w:p>
    <w:p w14:paraId="12C72BA5" w14:textId="07D9E3A5" w:rsidR="0009354B" w:rsidRDefault="0009354B" w:rsidP="003A6254">
      <w:pPr>
        <w:rPr>
          <w:rFonts w:ascii="Times New Roman" w:hAnsi="Times New Roman" w:cs="Times New Roman"/>
        </w:rPr>
      </w:pPr>
    </w:p>
    <w:p w14:paraId="4CFEE05F" w14:textId="4295613F" w:rsidR="00B043DF" w:rsidRDefault="00660068" w:rsidP="003A6254">
      <w:pPr>
        <w:rPr>
          <w:rFonts w:ascii="Times New Roman" w:hAnsi="Times New Roman" w:cs="Times New Roman"/>
        </w:rPr>
      </w:pPr>
      <w:r>
        <w:rPr>
          <w:rFonts w:ascii="Times New Roman" w:hAnsi="Times New Roman" w:cs="Times New Roman"/>
        </w:rPr>
        <w:t xml:space="preserve">We provide </w:t>
      </w:r>
      <w:r w:rsidR="003936ED">
        <w:rPr>
          <w:rFonts w:ascii="Times New Roman" w:hAnsi="Times New Roman" w:cs="Times New Roman"/>
        </w:rPr>
        <w:t xml:space="preserve">some of the generic data cleaning functions that we have created in the GitHub repository under </w:t>
      </w:r>
      <w:r w:rsidR="009F3BD4">
        <w:rPr>
          <w:rFonts w:ascii="Times New Roman" w:hAnsi="Times New Roman" w:cs="Times New Roman"/>
        </w:rPr>
        <w:t>Data Cleaning/Data_Cleaning.py. This Python script with the functions also includes descriptions of what each function does</w:t>
      </w:r>
      <w:r w:rsidR="00F303BE">
        <w:rPr>
          <w:rFonts w:ascii="Times New Roman" w:hAnsi="Times New Roman" w:cs="Times New Roman"/>
        </w:rPr>
        <w:t>. For a more exhaustive list of the functions we created and used for the TeachSIM project, see Data Cleaning/</w:t>
      </w:r>
      <w:r w:rsidR="00101F87">
        <w:rPr>
          <w:rFonts w:ascii="Times New Roman" w:hAnsi="Times New Roman" w:cs="Times New Roman"/>
        </w:rPr>
        <w:t xml:space="preserve">Stata Replication/utils.py. The Data_Cleaning.py contains a subset of the functions in utils.py that we believe are the most likely to be useful and transferrable to other projects </w:t>
      </w:r>
      <w:r w:rsidR="009C4898">
        <w:rPr>
          <w:rFonts w:ascii="Times New Roman" w:hAnsi="Times New Roman" w:cs="Times New Roman"/>
        </w:rPr>
        <w:t>and thus the most interesting to those reading this documentation.</w:t>
      </w:r>
    </w:p>
    <w:p w14:paraId="65752439" w14:textId="59FB7F97" w:rsidR="0009354B" w:rsidRDefault="0009354B" w:rsidP="003A6254">
      <w:pPr>
        <w:rPr>
          <w:rFonts w:ascii="Times New Roman" w:hAnsi="Times New Roman" w:cs="Times New Roman"/>
        </w:rPr>
      </w:pPr>
    </w:p>
    <w:p w14:paraId="205A9860" w14:textId="07A72CB7" w:rsidR="0009354B" w:rsidRPr="003A6254" w:rsidRDefault="0009354B" w:rsidP="003A6254">
      <w:pPr>
        <w:rPr>
          <w:rFonts w:ascii="Times New Roman" w:hAnsi="Times New Roman" w:cs="Times New Roman"/>
        </w:rPr>
      </w:pPr>
      <w:r>
        <w:rPr>
          <w:rFonts w:ascii="Times New Roman" w:hAnsi="Times New Roman" w:cs="Times New Roman"/>
        </w:rPr>
        <w:t>It is also important that we discuss the input and output of the data cleaning code.</w:t>
      </w:r>
      <w:r w:rsidR="000A0672">
        <w:rPr>
          <w:rFonts w:ascii="Times New Roman" w:hAnsi="Times New Roman" w:cs="Times New Roman"/>
        </w:rPr>
        <w:t xml:space="preserve"> </w:t>
      </w:r>
      <w:r w:rsidR="00246E09">
        <w:rPr>
          <w:rFonts w:ascii="Times New Roman" w:hAnsi="Times New Roman" w:cs="Times New Roman"/>
        </w:rPr>
        <w:t xml:space="preserve">For our data cleaning, we take in many input files and output a single cleaned file </w:t>
      </w:r>
      <w:r w:rsidR="00AD0347">
        <w:rPr>
          <w:rFonts w:ascii="Times New Roman" w:hAnsi="Times New Roman" w:cs="Times New Roman"/>
        </w:rPr>
        <w:t xml:space="preserve">because we merge the data among other things. However, this limits the generalizability of the Lambda function. </w:t>
      </w:r>
      <w:r w:rsidR="00E75BBE">
        <w:rPr>
          <w:rFonts w:ascii="Times New Roman" w:hAnsi="Times New Roman" w:cs="Times New Roman"/>
        </w:rPr>
        <w:t xml:space="preserve">It may in fact be more useful for you to have your Lambda function take a single file, clean it, and output the cleaned version of that file. This would require either a cleaning process that works on all files or specific cleaning processes in the Lambda that </w:t>
      </w:r>
      <w:r w:rsidR="008906C5">
        <w:rPr>
          <w:rFonts w:ascii="Times New Roman" w:hAnsi="Times New Roman" w:cs="Times New Roman"/>
        </w:rPr>
        <w:t xml:space="preserve">are conditional on the name of the file being uploaded. One of the biggest drawbacks of the way we have our data cleaning with requiring merging is that </w:t>
      </w:r>
      <w:r w:rsidR="00B72E6B">
        <w:rPr>
          <w:rFonts w:ascii="Times New Roman" w:hAnsi="Times New Roman" w:cs="Times New Roman"/>
        </w:rPr>
        <w:t xml:space="preserve">we need to have all the files used in the mergers otherwise our code will fail. Additionally, we cannot just pass it a new file that has not been seen before </w:t>
      </w:r>
      <w:r w:rsidR="00CC5CAD">
        <w:rPr>
          <w:rFonts w:ascii="Times New Roman" w:hAnsi="Times New Roman" w:cs="Times New Roman"/>
        </w:rPr>
        <w:t xml:space="preserve">because it will not clean it properly. We could include conditionals or break this out into more than one Lambda, but for our purposes it worked fine the way we did it, especially because this was </w:t>
      </w:r>
      <w:r w:rsidR="00BB1A17">
        <w:rPr>
          <w:rFonts w:ascii="Times New Roman" w:hAnsi="Times New Roman" w:cs="Times New Roman"/>
        </w:rPr>
        <w:t>a pilot pipeline based on an already completed project and we were trying to mimic the exact data cleaning methods the research team used.</w:t>
      </w:r>
    </w:p>
    <w:p w14:paraId="67EBE040" w14:textId="638E0CF6" w:rsidR="008C4BD7" w:rsidRDefault="008C4BD7" w:rsidP="005A596B">
      <w:pPr>
        <w:rPr>
          <w:rFonts w:ascii="Times New Roman" w:hAnsi="Times New Roman" w:cs="Times New Roman"/>
        </w:rPr>
      </w:pPr>
    </w:p>
    <w:p w14:paraId="7E9D4830" w14:textId="6BD633DB" w:rsidR="00EF6B53" w:rsidRDefault="00EF6B53" w:rsidP="77CA8BAD">
      <w:pPr>
        <w:spacing w:line="259" w:lineRule="auto"/>
        <w:rPr>
          <w:rFonts w:ascii="Times New Roman" w:hAnsi="Times New Roman" w:cs="Times New Roman"/>
        </w:rPr>
      </w:pPr>
      <w:r w:rsidRPr="77CA8BAD">
        <w:rPr>
          <w:rFonts w:ascii="Times New Roman" w:hAnsi="Times New Roman" w:cs="Times New Roman"/>
        </w:rPr>
        <w:t>The main feature</w:t>
      </w:r>
      <w:r w:rsidR="0085732F" w:rsidRPr="77CA8BAD">
        <w:rPr>
          <w:rFonts w:ascii="Times New Roman" w:hAnsi="Times New Roman" w:cs="Times New Roman"/>
        </w:rPr>
        <w:t>s</w:t>
      </w:r>
      <w:r w:rsidRPr="77CA8BAD">
        <w:rPr>
          <w:rFonts w:ascii="Times New Roman" w:hAnsi="Times New Roman" w:cs="Times New Roman"/>
        </w:rPr>
        <w:t xml:space="preserve"> of your data cleaning function </w:t>
      </w:r>
      <w:r w:rsidR="00A8292C" w:rsidRPr="77CA8BAD">
        <w:rPr>
          <w:rFonts w:ascii="Times New Roman" w:hAnsi="Times New Roman" w:cs="Times New Roman"/>
        </w:rPr>
        <w:t>are</w:t>
      </w:r>
      <w:r w:rsidRPr="77CA8BAD">
        <w:rPr>
          <w:rFonts w:ascii="Times New Roman" w:hAnsi="Times New Roman" w:cs="Times New Roman"/>
        </w:rPr>
        <w:t xml:space="preserve"> that it takes the input CSV file from the S3 bucket</w:t>
      </w:r>
      <w:r w:rsidR="0085732F" w:rsidRPr="77CA8BAD">
        <w:rPr>
          <w:rFonts w:ascii="Times New Roman" w:hAnsi="Times New Roman" w:cs="Times New Roman"/>
        </w:rPr>
        <w:t xml:space="preserve"> and </w:t>
      </w:r>
      <w:r w:rsidR="007168DD" w:rsidRPr="77CA8BAD">
        <w:rPr>
          <w:rFonts w:ascii="Times New Roman" w:hAnsi="Times New Roman" w:cs="Times New Roman"/>
        </w:rPr>
        <w:t xml:space="preserve">that it </w:t>
      </w:r>
      <w:r w:rsidR="0085732F" w:rsidRPr="77CA8BAD">
        <w:rPr>
          <w:rFonts w:ascii="Times New Roman" w:hAnsi="Times New Roman" w:cs="Times New Roman"/>
        </w:rPr>
        <w:t xml:space="preserve">outputs a cleaned version of this file in a second S3 bucket. </w:t>
      </w:r>
      <w:r w:rsidR="00A8292C" w:rsidRPr="77CA8BAD">
        <w:rPr>
          <w:rFonts w:ascii="Times New Roman" w:hAnsi="Times New Roman" w:cs="Times New Roman"/>
        </w:rPr>
        <w:t>We have already covered how to get the data from a CSV that is uploaded to an S3 bucket</w:t>
      </w:r>
      <w:r w:rsidR="007168DD" w:rsidRPr="77CA8BAD">
        <w:rPr>
          <w:rFonts w:ascii="Times New Roman" w:hAnsi="Times New Roman" w:cs="Times New Roman"/>
        </w:rPr>
        <w:t xml:space="preserve"> when we introduced Chalice. However, we a</w:t>
      </w:r>
      <w:r w:rsidR="00275069" w:rsidRPr="77CA8BAD">
        <w:rPr>
          <w:rFonts w:ascii="Times New Roman" w:hAnsi="Times New Roman" w:cs="Times New Roman"/>
        </w:rPr>
        <w:t xml:space="preserve">lso want to cover here how to write data to an S3 bucket in the form of a CSV file from a Lambda function. </w:t>
      </w:r>
      <w:r w:rsidR="67B78ADA" w:rsidRPr="77CA8BAD">
        <w:rPr>
          <w:rFonts w:ascii="Times New Roman" w:hAnsi="Times New Roman" w:cs="Times New Roman"/>
        </w:rPr>
        <w:t>Our Lambda functions utilize the boto3 library, the AWS SDK for python which allows us to interact with AWS resources in python code. In our lambda functions, we often reuse the following template of code for writing data to an s3 bucket:</w:t>
      </w:r>
    </w:p>
    <w:p w14:paraId="33D411CF" w14:textId="0030DEA9" w:rsidR="00D73407" w:rsidRDefault="67B78ADA" w:rsidP="00D73407">
      <w:r>
        <w:rPr>
          <w:noProof/>
        </w:rPr>
        <w:drawing>
          <wp:inline distT="0" distB="0" distL="0" distR="0" wp14:anchorId="6DB7D484" wp14:editId="353252D9">
            <wp:extent cx="4572000" cy="657225"/>
            <wp:effectExtent l="0" t="0" r="0" b="0"/>
            <wp:docPr id="613660412" name="Picture 61366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660412"/>
                    <pic:cNvPicPr/>
                  </pic:nvPicPr>
                  <pic:blipFill>
                    <a:blip r:embed="rId48">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5D1FAA7" w14:textId="3581A9CB" w:rsidR="77CA8BAD" w:rsidRDefault="77CA8BAD" w:rsidP="77CA8BAD">
      <w:pPr>
        <w:rPr>
          <w:rFonts w:ascii="Times New Roman" w:hAnsi="Times New Roman" w:cs="Times New Roman"/>
        </w:rPr>
      </w:pPr>
    </w:p>
    <w:p w14:paraId="78DC6E5B" w14:textId="1DC13C70" w:rsidR="67B78ADA" w:rsidRDefault="67B78ADA" w:rsidP="77CA8BAD">
      <w:pPr>
        <w:rPr>
          <w:rFonts w:ascii="Times New Roman" w:hAnsi="Times New Roman" w:cs="Times New Roman"/>
        </w:rPr>
      </w:pPr>
      <w:r w:rsidRPr="77CA8BAD">
        <w:rPr>
          <w:rFonts w:ascii="Times New Roman" w:hAnsi="Times New Roman" w:cs="Times New Roman"/>
        </w:rPr>
        <w:t>The code above converts a pandas dataframe to a csv, writing it to a csv buffer. We utilize the boto3 library to create a connection to the s3 service. We then use the Object method to specify the name of our bucket</w:t>
      </w:r>
      <w:r w:rsidR="72A4E2FB" w:rsidRPr="77CA8BAD">
        <w:rPr>
          <w:rFonts w:ascii="Times New Roman" w:hAnsi="Times New Roman" w:cs="Times New Roman"/>
        </w:rPr>
        <w:t xml:space="preserve"> and the name of the csv file we want to write. We finally use the put method to specify the contents of the body of the csv.</w:t>
      </w:r>
    </w:p>
    <w:p w14:paraId="080FFE21" w14:textId="77777777" w:rsidR="00D73407" w:rsidRDefault="00D73407" w:rsidP="005A596B">
      <w:pPr>
        <w:rPr>
          <w:rFonts w:ascii="Times New Roman" w:hAnsi="Times New Roman" w:cs="Times New Roman"/>
        </w:rPr>
      </w:pPr>
    </w:p>
    <w:p w14:paraId="5E688014" w14:textId="6A065727" w:rsidR="003A6254" w:rsidRDefault="003A6254" w:rsidP="005A596B">
      <w:pPr>
        <w:rPr>
          <w:rFonts w:ascii="Times New Roman" w:hAnsi="Times New Roman" w:cs="Times New Roman"/>
        </w:rPr>
      </w:pPr>
    </w:p>
    <w:p w14:paraId="1397B0EB" w14:textId="4042FC79" w:rsidR="003A6254" w:rsidRDefault="003A6254" w:rsidP="003A6254">
      <w:pPr>
        <w:pStyle w:val="Heading2"/>
      </w:pPr>
      <w:bookmarkStart w:id="92" w:name="_Toc70196394"/>
      <w:r>
        <w:t>Database Update</w:t>
      </w:r>
      <w:bookmarkEnd w:id="92"/>
    </w:p>
    <w:p w14:paraId="3D6AEBDB" w14:textId="77777777" w:rsidR="003A6254" w:rsidRDefault="003A6254" w:rsidP="003A6254"/>
    <w:p w14:paraId="49E70B26" w14:textId="52510615" w:rsidR="003A6254" w:rsidRDefault="00357192" w:rsidP="003A6254">
      <w:pPr>
        <w:rPr>
          <w:rFonts w:ascii="Times New Roman" w:hAnsi="Times New Roman" w:cs="Times New Roman"/>
        </w:rPr>
      </w:pPr>
      <w:r>
        <w:rPr>
          <w:rFonts w:ascii="Times New Roman" w:hAnsi="Times New Roman" w:cs="Times New Roman"/>
        </w:rPr>
        <w:t>With the</w:t>
      </w:r>
      <w:r w:rsidR="001C041C">
        <w:rPr>
          <w:rFonts w:ascii="Times New Roman" w:hAnsi="Times New Roman" w:cs="Times New Roman"/>
        </w:rPr>
        <w:t xml:space="preserve"> cleaned data files arriving in the proper S3 bucket, we</w:t>
      </w:r>
      <w:r w:rsidR="008555F8">
        <w:rPr>
          <w:rFonts w:ascii="Times New Roman" w:hAnsi="Times New Roman" w:cs="Times New Roman"/>
        </w:rPr>
        <w:t xml:space="preserve"> want to make sure that data gets transferred to the database. Note that if you have cleaned data, you can upload it directly to this bucket</w:t>
      </w:r>
      <w:r w:rsidR="004350F1">
        <w:rPr>
          <w:rFonts w:ascii="Times New Roman" w:hAnsi="Times New Roman" w:cs="Times New Roman"/>
        </w:rPr>
        <w:t xml:space="preserve"> to skip the data cleaning. This </w:t>
      </w:r>
      <w:r w:rsidR="00FF2EEB">
        <w:rPr>
          <w:rFonts w:ascii="Times New Roman" w:hAnsi="Times New Roman" w:cs="Times New Roman"/>
        </w:rPr>
        <w:t xml:space="preserve">is </w:t>
      </w:r>
      <w:r w:rsidR="004350F1">
        <w:rPr>
          <w:rFonts w:ascii="Times New Roman" w:hAnsi="Times New Roman" w:cs="Times New Roman"/>
        </w:rPr>
        <w:t xml:space="preserve">often useful in development and testing when you want to make sure this part of the pipeline works without needing to test your data cleaning. This may also be useful for </w:t>
      </w:r>
      <w:r w:rsidR="00367264">
        <w:rPr>
          <w:rFonts w:ascii="Times New Roman" w:hAnsi="Times New Roman" w:cs="Times New Roman"/>
        </w:rPr>
        <w:t>existing projects where the data has already been cleaned locally</w:t>
      </w:r>
      <w:r w:rsidR="008D5ACA">
        <w:rPr>
          <w:rFonts w:ascii="Times New Roman" w:hAnsi="Times New Roman" w:cs="Times New Roman"/>
        </w:rPr>
        <w:t>.</w:t>
      </w:r>
    </w:p>
    <w:p w14:paraId="3BA78BD4" w14:textId="25AC123E" w:rsidR="008D5ACA" w:rsidRDefault="008D5ACA" w:rsidP="003A6254">
      <w:pPr>
        <w:rPr>
          <w:rFonts w:ascii="Times New Roman" w:hAnsi="Times New Roman" w:cs="Times New Roman"/>
        </w:rPr>
      </w:pPr>
    </w:p>
    <w:p w14:paraId="5544A046" w14:textId="1E92322B" w:rsidR="008D5ACA" w:rsidRDefault="00FA37BC" w:rsidP="003A6254">
      <w:pPr>
        <w:rPr>
          <w:rFonts w:ascii="Times New Roman" w:hAnsi="Times New Roman" w:cs="Times New Roman"/>
        </w:rPr>
      </w:pPr>
      <w:r>
        <w:rPr>
          <w:rFonts w:ascii="Times New Roman" w:hAnsi="Times New Roman" w:cs="Times New Roman"/>
        </w:rPr>
        <w:t xml:space="preserve">The main benefit of the code that we provide here is that it is almost entirely independent of </w:t>
      </w:r>
      <w:r w:rsidR="005802DD">
        <w:rPr>
          <w:rFonts w:ascii="Times New Roman" w:hAnsi="Times New Roman" w:cs="Times New Roman"/>
        </w:rPr>
        <w:t xml:space="preserve">your database schema or project specifications. This means that you should be able to reuse it with minimal modifications. </w:t>
      </w:r>
      <w:r w:rsidR="00215FFB">
        <w:rPr>
          <w:rFonts w:ascii="Times New Roman" w:hAnsi="Times New Roman" w:cs="Times New Roman"/>
        </w:rPr>
        <w:t xml:space="preserve">The basic concept of the code is simple, you </w:t>
      </w:r>
      <w:r w:rsidR="002019B3">
        <w:rPr>
          <w:rFonts w:ascii="Times New Roman" w:hAnsi="Times New Roman" w:cs="Times New Roman"/>
        </w:rPr>
        <w:t>pass to the function three things: your data in a pandas dataframe, the table in the database you want to update</w:t>
      </w:r>
      <w:r w:rsidR="00F842FA">
        <w:rPr>
          <w:rFonts w:ascii="Times New Roman" w:hAnsi="Times New Roman" w:cs="Times New Roman"/>
        </w:rPr>
        <w:t xml:space="preserve">, and a cursor that connects to the database. The output is a list of queries </w:t>
      </w:r>
      <w:r w:rsidR="00765736">
        <w:rPr>
          <w:rFonts w:ascii="Times New Roman" w:hAnsi="Times New Roman" w:cs="Times New Roman"/>
        </w:rPr>
        <w:t xml:space="preserve">that can then be executed. </w:t>
      </w:r>
      <w:r w:rsidR="00F06EAE">
        <w:rPr>
          <w:rFonts w:ascii="Times New Roman" w:hAnsi="Times New Roman" w:cs="Times New Roman"/>
        </w:rPr>
        <w:t xml:space="preserve">This code was developed and tested in the Jupyter notebook titled </w:t>
      </w:r>
      <w:r w:rsidR="00F06EAE" w:rsidRPr="008A0DC4">
        <w:rPr>
          <w:rFonts w:ascii="Times New Roman" w:hAnsi="Times New Roman" w:cs="Times New Roman"/>
          <w:i/>
          <w:iCs/>
        </w:rPr>
        <w:t>Input</w:t>
      </w:r>
      <w:r w:rsidR="008A0DC4" w:rsidRPr="008A0DC4">
        <w:rPr>
          <w:rFonts w:ascii="Times New Roman" w:hAnsi="Times New Roman" w:cs="Times New Roman"/>
          <w:i/>
          <w:iCs/>
        </w:rPr>
        <w:t>_</w:t>
      </w:r>
      <w:r w:rsidR="00F06EAE" w:rsidRPr="008A0DC4">
        <w:rPr>
          <w:rFonts w:ascii="Times New Roman" w:hAnsi="Times New Roman" w:cs="Times New Roman"/>
          <w:i/>
          <w:iCs/>
        </w:rPr>
        <w:t>Data.ipynb</w:t>
      </w:r>
      <w:r w:rsidR="00F06EAE">
        <w:rPr>
          <w:rFonts w:ascii="Times New Roman" w:hAnsi="Times New Roman" w:cs="Times New Roman"/>
        </w:rPr>
        <w:t xml:space="preserve"> under the RDS folder of the GitHub</w:t>
      </w:r>
      <w:r w:rsidR="00414766">
        <w:rPr>
          <w:rFonts w:ascii="Times New Roman" w:hAnsi="Times New Roman" w:cs="Times New Roman"/>
        </w:rPr>
        <w:t xml:space="preserve">. The actual Lambda function code is </w:t>
      </w:r>
      <w:r w:rsidR="003037CD">
        <w:rPr>
          <w:rFonts w:ascii="Times New Roman" w:hAnsi="Times New Roman" w:cs="Times New Roman"/>
        </w:rPr>
        <w:t>contained in the update-database folder.</w:t>
      </w:r>
    </w:p>
    <w:p w14:paraId="11058768" w14:textId="1C286DA9" w:rsidR="00E1006C" w:rsidRDefault="00E1006C" w:rsidP="003A6254">
      <w:pPr>
        <w:rPr>
          <w:rFonts w:ascii="Times New Roman" w:hAnsi="Times New Roman" w:cs="Times New Roman"/>
        </w:rPr>
      </w:pPr>
    </w:p>
    <w:p w14:paraId="5603ADCE" w14:textId="0862C10B" w:rsidR="00E1006C" w:rsidRDefault="00E0085A" w:rsidP="003A6254">
      <w:pPr>
        <w:rPr>
          <w:rFonts w:ascii="Times New Roman" w:hAnsi="Times New Roman" w:cs="Times New Roman"/>
        </w:rPr>
      </w:pPr>
      <w:r>
        <w:rPr>
          <w:rFonts w:ascii="Times New Roman" w:hAnsi="Times New Roman" w:cs="Times New Roman"/>
        </w:rPr>
        <w:t xml:space="preserve">In the Lambda function app.py file, </w:t>
      </w:r>
      <w:r w:rsidR="005A254D">
        <w:rPr>
          <w:rFonts w:ascii="Times New Roman" w:hAnsi="Times New Roman" w:cs="Times New Roman"/>
        </w:rPr>
        <w:t xml:space="preserve">we perform just a few simple tasks. We first get the </w:t>
      </w:r>
      <w:r w:rsidR="005A76BA">
        <w:rPr>
          <w:rFonts w:ascii="Times New Roman" w:hAnsi="Times New Roman" w:cs="Times New Roman"/>
        </w:rPr>
        <w:t xml:space="preserve">cleaned </w:t>
      </w:r>
      <w:r w:rsidR="005A254D">
        <w:rPr>
          <w:rFonts w:ascii="Times New Roman" w:hAnsi="Times New Roman" w:cs="Times New Roman"/>
        </w:rPr>
        <w:t xml:space="preserve">data from the S3 bucket and connect to the database as have previously been described. </w:t>
      </w:r>
      <w:r w:rsidR="005A76BA">
        <w:rPr>
          <w:rFonts w:ascii="Times New Roman" w:hAnsi="Times New Roman" w:cs="Times New Roman"/>
        </w:rPr>
        <w:t xml:space="preserve">We then create a list of all the tables in the </w:t>
      </w:r>
      <w:r w:rsidR="00D82D1F">
        <w:rPr>
          <w:rFonts w:ascii="Times New Roman" w:hAnsi="Times New Roman" w:cs="Times New Roman"/>
        </w:rPr>
        <w:t>database that we wish to update</w:t>
      </w:r>
      <w:r w:rsidR="00902161">
        <w:rPr>
          <w:rFonts w:ascii="Times New Roman" w:hAnsi="Times New Roman" w:cs="Times New Roman"/>
        </w:rPr>
        <w:t xml:space="preserve"> and use a for loop to pass these to the generateQueries function along with the data and a cursor</w:t>
      </w:r>
      <w:r w:rsidR="007B0D30">
        <w:rPr>
          <w:rFonts w:ascii="Times New Roman" w:hAnsi="Times New Roman" w:cs="Times New Roman"/>
        </w:rPr>
        <w:t>. Subsequently, we use a nested for loop to execute each of the queries in th</w:t>
      </w:r>
      <w:r w:rsidR="00A302F3">
        <w:rPr>
          <w:rFonts w:ascii="Times New Roman" w:hAnsi="Times New Roman" w:cs="Times New Roman"/>
        </w:rPr>
        <w:t xml:space="preserve">e list returned by the function before the loop turns to generate the queries for the next table. Note that it is possible to alter the code </w:t>
      </w:r>
      <w:r w:rsidR="00E91A24">
        <w:rPr>
          <w:rFonts w:ascii="Times New Roman" w:hAnsi="Times New Roman" w:cs="Times New Roman"/>
        </w:rPr>
        <w:t xml:space="preserve">fairly easily such that the function accepts a list of tables rather than a single table and/or </w:t>
      </w:r>
      <w:r w:rsidR="00CB1818">
        <w:rPr>
          <w:rFonts w:ascii="Times New Roman" w:hAnsi="Times New Roman" w:cs="Times New Roman"/>
        </w:rPr>
        <w:t xml:space="preserve">that the function executes the queries rather than returning them. </w:t>
      </w:r>
      <w:r w:rsidR="002F3EDD">
        <w:rPr>
          <w:rFonts w:ascii="Times New Roman" w:hAnsi="Times New Roman" w:cs="Times New Roman"/>
        </w:rPr>
        <w:t>These would simply move the for loops from the app.py file to the function itself.</w:t>
      </w:r>
    </w:p>
    <w:p w14:paraId="4F946CC9" w14:textId="0C1E4A59" w:rsidR="009B0E5C" w:rsidRDefault="009B0E5C" w:rsidP="003A6254">
      <w:pPr>
        <w:rPr>
          <w:rFonts w:ascii="Times New Roman" w:hAnsi="Times New Roman" w:cs="Times New Roman"/>
        </w:rPr>
      </w:pPr>
    </w:p>
    <w:p w14:paraId="0116F088" w14:textId="1DD15496" w:rsidR="009B0E5C" w:rsidRDefault="009B0E5C" w:rsidP="003A6254">
      <w:pPr>
        <w:rPr>
          <w:rFonts w:ascii="Times New Roman" w:hAnsi="Times New Roman" w:cs="Times New Roman"/>
        </w:rPr>
      </w:pPr>
      <w:r>
        <w:rPr>
          <w:rFonts w:ascii="Times New Roman" w:hAnsi="Times New Roman" w:cs="Times New Roman"/>
        </w:rPr>
        <w:t>As mentioned, little modification is needed, but there is a</w:t>
      </w:r>
      <w:r w:rsidR="00D333A3">
        <w:rPr>
          <w:rFonts w:ascii="Times New Roman" w:hAnsi="Times New Roman" w:cs="Times New Roman"/>
        </w:rPr>
        <w:t>n important yet easy to execute change that must be made. In each of the functions, ‘id_participant’ must be replaced with your specific primary key</w:t>
      </w:r>
      <w:r w:rsidR="00C042C0">
        <w:rPr>
          <w:rFonts w:ascii="Times New Roman" w:hAnsi="Times New Roman" w:cs="Times New Roman"/>
        </w:rPr>
        <w:t xml:space="preserve">. Also, in the way we have the code set up, all of the functions must have the same primary key (namely id_participant), but the code </w:t>
      </w:r>
      <w:r w:rsidR="00596E0E">
        <w:rPr>
          <w:rFonts w:ascii="Times New Roman" w:hAnsi="Times New Roman" w:cs="Times New Roman"/>
        </w:rPr>
        <w:t>could be fairly easily modified to accept the primary key as a parameter to the function</w:t>
      </w:r>
      <w:r w:rsidR="001911BA">
        <w:rPr>
          <w:rFonts w:ascii="Times New Roman" w:hAnsi="Times New Roman" w:cs="Times New Roman"/>
        </w:rPr>
        <w:t>, which can then pass it back to all places where it is used to make the code more dynamic. While we did not do this, it may benefit you if you are dealing with tables that have different primary keys.</w:t>
      </w:r>
    </w:p>
    <w:p w14:paraId="02A6B831" w14:textId="50F4DE08" w:rsidR="001911BA" w:rsidRDefault="001911BA" w:rsidP="003A6254">
      <w:pPr>
        <w:rPr>
          <w:rFonts w:ascii="Times New Roman" w:hAnsi="Times New Roman" w:cs="Times New Roman"/>
        </w:rPr>
      </w:pPr>
    </w:p>
    <w:p w14:paraId="5CF6B585" w14:textId="2EFE896F" w:rsidR="001911BA" w:rsidRPr="003A6254" w:rsidRDefault="00474EA3" w:rsidP="003A6254">
      <w:pPr>
        <w:rPr>
          <w:rFonts w:ascii="Times New Roman" w:hAnsi="Times New Roman" w:cs="Times New Roman"/>
        </w:rPr>
      </w:pPr>
      <w:r>
        <w:rPr>
          <w:rFonts w:ascii="Times New Roman" w:hAnsi="Times New Roman" w:cs="Times New Roman"/>
        </w:rPr>
        <w:t xml:space="preserve">Appendix </w:t>
      </w:r>
      <w:r w:rsidR="009C4898">
        <w:rPr>
          <w:rFonts w:ascii="Times New Roman" w:hAnsi="Times New Roman" w:cs="Times New Roman"/>
        </w:rPr>
        <w:t>B</w:t>
      </w:r>
      <w:r>
        <w:rPr>
          <w:rFonts w:ascii="Times New Roman" w:hAnsi="Times New Roman" w:cs="Times New Roman"/>
        </w:rPr>
        <w:t xml:space="preserve"> provides a much more detailed description of the code used in this Lambda function and how it works. </w:t>
      </w:r>
      <w:r w:rsidR="006B395F">
        <w:rPr>
          <w:rFonts w:ascii="Times New Roman" w:hAnsi="Times New Roman" w:cs="Times New Roman"/>
        </w:rPr>
        <w:t xml:space="preserve">However, the information here should be enough for you to deploy this </w:t>
      </w:r>
      <w:r w:rsidR="00352DEB">
        <w:rPr>
          <w:rFonts w:ascii="Times New Roman" w:hAnsi="Times New Roman" w:cs="Times New Roman"/>
        </w:rPr>
        <w:t xml:space="preserve">Lambda </w:t>
      </w:r>
      <w:r w:rsidR="006B395F">
        <w:rPr>
          <w:rFonts w:ascii="Times New Roman" w:hAnsi="Times New Roman" w:cs="Times New Roman"/>
        </w:rPr>
        <w:t>function for your own p</w:t>
      </w:r>
      <w:r w:rsidR="00352DEB">
        <w:rPr>
          <w:rFonts w:ascii="Times New Roman" w:hAnsi="Times New Roman" w:cs="Times New Roman"/>
        </w:rPr>
        <w:t xml:space="preserve">roject. </w:t>
      </w:r>
      <w:r w:rsidR="003C3F23">
        <w:rPr>
          <w:rFonts w:ascii="Times New Roman" w:hAnsi="Times New Roman" w:cs="Times New Roman"/>
        </w:rPr>
        <w:t>With this deployed, keeping your database updated is as simple as uploading a CSV file to an S3 bucket (in other words, extremely simple)</w:t>
      </w:r>
      <w:r w:rsidR="00683EAB">
        <w:rPr>
          <w:rFonts w:ascii="Times New Roman" w:hAnsi="Times New Roman" w:cs="Times New Roman"/>
        </w:rPr>
        <w:t xml:space="preserve">, because the Lambda function will handle the rest for you. Thus, when you query the database from the MySQL Workbench or </w:t>
      </w:r>
      <w:r w:rsidR="009723C2">
        <w:rPr>
          <w:rFonts w:ascii="Times New Roman" w:hAnsi="Times New Roman" w:cs="Times New Roman"/>
        </w:rPr>
        <w:t>from a connection in Python, you will see the updated data. This is a great way to test functionality in real time to make sure this piece of the pipeline is working.</w:t>
      </w:r>
      <w:r w:rsidR="00352DEB">
        <w:rPr>
          <w:rFonts w:ascii="Times New Roman" w:hAnsi="Times New Roman" w:cs="Times New Roman"/>
        </w:rPr>
        <w:t xml:space="preserve"> </w:t>
      </w:r>
    </w:p>
    <w:p w14:paraId="104A75D9" w14:textId="77777777" w:rsidR="003A6254" w:rsidRDefault="003A6254" w:rsidP="005A596B">
      <w:pPr>
        <w:rPr>
          <w:rFonts w:ascii="Times New Roman" w:hAnsi="Times New Roman" w:cs="Times New Roman"/>
        </w:rPr>
      </w:pPr>
    </w:p>
    <w:p w14:paraId="2485B231" w14:textId="355595D5" w:rsidR="00C420EA" w:rsidRDefault="00C420EA" w:rsidP="00C420EA">
      <w:pPr>
        <w:rPr>
          <w:rFonts w:ascii="Times New Roman" w:hAnsi="Times New Roman" w:cs="Times New Roman"/>
        </w:rPr>
      </w:pPr>
    </w:p>
    <w:p w14:paraId="2F61E8EB" w14:textId="65E2EC7C" w:rsidR="001665BC" w:rsidRDefault="001665BC" w:rsidP="00C420EA">
      <w:pPr>
        <w:rPr>
          <w:rFonts w:ascii="Times New Roman" w:hAnsi="Times New Roman" w:cs="Times New Roman"/>
        </w:rPr>
      </w:pPr>
      <w:r>
        <w:rPr>
          <w:rFonts w:ascii="Times New Roman" w:hAnsi="Times New Roman" w:cs="Times New Roman"/>
        </w:rPr>
        <w:t>If you are following along for the entire pipeline</w:t>
      </w:r>
      <w:r w:rsidR="0049713D">
        <w:rPr>
          <w:rFonts w:ascii="Times New Roman" w:hAnsi="Times New Roman" w:cs="Times New Roman"/>
        </w:rPr>
        <w:t>, you can check off the following item on your to-do list.</w:t>
      </w:r>
    </w:p>
    <w:p w14:paraId="70E5A771" w14:textId="77777777" w:rsidR="001665BC" w:rsidRDefault="001665BC" w:rsidP="00C420EA">
      <w:pPr>
        <w:rPr>
          <w:rFonts w:ascii="Times New Roman" w:hAnsi="Times New Roman" w:cs="Times New Roman"/>
        </w:rPr>
      </w:pPr>
    </w:p>
    <w:p w14:paraId="3811BB1F" w14:textId="2F5EAD95" w:rsidR="00C420EA" w:rsidRDefault="00C420EA" w:rsidP="00C420EA">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Write and deploy database update Lambda function</w:t>
      </w:r>
    </w:p>
    <w:p w14:paraId="5E360744" w14:textId="6FEE373B" w:rsidR="002F53A6" w:rsidRDefault="002F53A6" w:rsidP="002F53A6">
      <w:pPr>
        <w:rPr>
          <w:rFonts w:ascii="Times New Roman" w:hAnsi="Times New Roman" w:cs="Times New Roman"/>
          <w:color w:val="000000" w:themeColor="text1"/>
        </w:rPr>
      </w:pPr>
    </w:p>
    <w:p w14:paraId="20C9BB30" w14:textId="2FB5ABCF" w:rsidR="002F53A6" w:rsidRDefault="002F53A6" w:rsidP="002F53A6">
      <w:pPr>
        <w:rPr>
          <w:rFonts w:ascii="Times New Roman" w:hAnsi="Times New Roman" w:cs="Times New Roman"/>
          <w:color w:val="000000" w:themeColor="text1"/>
        </w:rPr>
      </w:pPr>
      <w:r>
        <w:rPr>
          <w:rFonts w:ascii="Times New Roman" w:hAnsi="Times New Roman" w:cs="Times New Roman"/>
          <w:color w:val="000000" w:themeColor="text1"/>
        </w:rPr>
        <w:t xml:space="preserve">Now that we have finished writing and deploying our Lambda functions, we are a significant portion of the way through our data pipeline. We have set up our S3 buckets, created our database and set the schema, </w:t>
      </w:r>
      <w:r w:rsidR="008E1809">
        <w:rPr>
          <w:rFonts w:ascii="Times New Roman" w:hAnsi="Times New Roman" w:cs="Times New Roman"/>
          <w:color w:val="000000" w:themeColor="text1"/>
        </w:rPr>
        <w:t>and wrote Lambda functions to move the data through the pipeline. This is a</w:t>
      </w:r>
      <w:r w:rsidR="00045882">
        <w:rPr>
          <w:rFonts w:ascii="Times New Roman" w:hAnsi="Times New Roman" w:cs="Times New Roman"/>
          <w:color w:val="000000" w:themeColor="text1"/>
        </w:rPr>
        <w:t xml:space="preserve"> huge achievement and for some may be the end of the pipeline if your end goal was to have a database in MySQL</w:t>
      </w:r>
      <w:r w:rsidR="00E578A8">
        <w:rPr>
          <w:rFonts w:ascii="Times New Roman" w:hAnsi="Times New Roman" w:cs="Times New Roman"/>
          <w:color w:val="000000" w:themeColor="text1"/>
        </w:rPr>
        <w:t>. However, the remainder of the pipeline focuses on making the database easy to query and extract data from, especially for those with little to no knowledge of SQL. See the diagram below t</w:t>
      </w:r>
      <w:r w:rsidR="003444B2">
        <w:rPr>
          <w:rFonts w:ascii="Times New Roman" w:hAnsi="Times New Roman" w:cs="Times New Roman"/>
          <w:color w:val="000000" w:themeColor="text1"/>
        </w:rPr>
        <w:t>hat illustrates what we have covered so far and what should be fully functional if you have been implementing this pipeline for your project as you follow along.</w:t>
      </w:r>
    </w:p>
    <w:p w14:paraId="678D030E" w14:textId="27BB2EA4" w:rsidR="003444B2" w:rsidRDefault="003444B2" w:rsidP="002F53A6">
      <w:pPr>
        <w:rPr>
          <w:rFonts w:ascii="Times New Roman" w:hAnsi="Times New Roman" w:cs="Times New Roman"/>
          <w:color w:val="000000" w:themeColor="text1"/>
        </w:rPr>
      </w:pPr>
    </w:p>
    <w:p w14:paraId="52F91B66" w14:textId="399CFF62" w:rsidR="003444B2" w:rsidRDefault="003444B2" w:rsidP="002F53A6">
      <w:pPr>
        <w:rPr>
          <w:rFonts w:ascii="Times New Roman" w:hAnsi="Times New Roman" w:cs="Times New Roman"/>
          <w:color w:val="000000" w:themeColor="text1"/>
        </w:rPr>
      </w:pPr>
    </w:p>
    <w:p w14:paraId="21BE48DB" w14:textId="47E0DF52" w:rsidR="00326A5B" w:rsidRPr="00326A5B" w:rsidRDefault="003444B2">
      <w:pPr>
        <w:rPr>
          <w:rFonts w:ascii="Times New Roman" w:hAnsi="Times New Roman" w:cs="Times New Roman"/>
          <w:color w:val="000000" w:themeColor="text1"/>
        </w:rPr>
      </w:pPr>
      <w:r>
        <w:rPr>
          <w:noProof/>
        </w:rPr>
        <w:drawing>
          <wp:inline distT="0" distB="0" distL="0" distR="0" wp14:anchorId="0E6DFAB4" wp14:editId="21282A63">
            <wp:extent cx="5943600" cy="352234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F75015C" w14:textId="2863F7DF" w:rsidR="00F93324" w:rsidRPr="00F93324" w:rsidRDefault="00EF699C" w:rsidP="00553D55">
      <w:pPr>
        <w:pStyle w:val="Heading1"/>
      </w:pPr>
      <w:bookmarkStart w:id="93" w:name="_Toc70196395"/>
      <w:r>
        <w:t xml:space="preserve">API </w:t>
      </w:r>
      <w:r w:rsidR="00F93324">
        <w:t>Interface</w:t>
      </w:r>
      <w:bookmarkEnd w:id="93"/>
    </w:p>
    <w:p w14:paraId="4E995F18" w14:textId="77777777" w:rsidR="00864172" w:rsidRDefault="00864172">
      <w:pPr>
        <w:rPr>
          <w:rFonts w:ascii="Franklin Gothic Medium" w:hAnsi="Franklin Gothic Medium"/>
          <w:sz w:val="28"/>
          <w:szCs w:val="28"/>
        </w:rPr>
      </w:pPr>
    </w:p>
    <w:p w14:paraId="02FCB3D3" w14:textId="41A7412C" w:rsidR="00DA31DE" w:rsidRDefault="00A47602">
      <w:pPr>
        <w:rPr>
          <w:rFonts w:ascii="Times New Roman" w:hAnsi="Times New Roman" w:cs="Times New Roman"/>
        </w:rPr>
      </w:pPr>
      <w:r>
        <w:rPr>
          <w:rFonts w:ascii="Times New Roman" w:hAnsi="Times New Roman" w:cs="Times New Roman"/>
        </w:rPr>
        <w:t xml:space="preserve">The documentation so far has </w:t>
      </w:r>
      <w:r w:rsidR="00864172">
        <w:rPr>
          <w:rFonts w:ascii="Times New Roman" w:hAnsi="Times New Roman" w:cs="Times New Roman"/>
        </w:rPr>
        <w:t xml:space="preserve">focused on </w:t>
      </w:r>
      <w:r w:rsidR="00A6357C">
        <w:rPr>
          <w:rFonts w:ascii="Times New Roman" w:hAnsi="Times New Roman" w:cs="Times New Roman"/>
        </w:rPr>
        <w:t>implementing a data pipeline that takes raw data and writes it into the database</w:t>
      </w:r>
      <w:r w:rsidR="002260F1">
        <w:rPr>
          <w:rFonts w:ascii="Times New Roman" w:hAnsi="Times New Roman" w:cs="Times New Roman"/>
        </w:rPr>
        <w:t>; however, to follow the instructions in this section, all you need to have functioning is a MySQL database</w:t>
      </w:r>
      <w:r w:rsidR="00C5336E">
        <w:rPr>
          <w:rFonts w:ascii="Times New Roman" w:hAnsi="Times New Roman" w:cs="Times New Roman"/>
        </w:rPr>
        <w:t>. Th</w:t>
      </w:r>
      <w:r w:rsidR="00932E56">
        <w:rPr>
          <w:rFonts w:ascii="Times New Roman" w:hAnsi="Times New Roman" w:cs="Times New Roman"/>
        </w:rPr>
        <w:t>e</w:t>
      </w:r>
      <w:r w:rsidR="00C5336E">
        <w:rPr>
          <w:rFonts w:ascii="Times New Roman" w:hAnsi="Times New Roman" w:cs="Times New Roman"/>
        </w:rPr>
        <w:t xml:space="preserve"> database is </w:t>
      </w:r>
      <w:r w:rsidR="00883544">
        <w:rPr>
          <w:rFonts w:ascii="Times New Roman" w:hAnsi="Times New Roman" w:cs="Times New Roman"/>
        </w:rPr>
        <w:t xml:space="preserve">able to be queried using SQL </w:t>
      </w:r>
      <w:r w:rsidR="004321E1">
        <w:rPr>
          <w:rFonts w:ascii="Times New Roman" w:hAnsi="Times New Roman" w:cs="Times New Roman"/>
        </w:rPr>
        <w:t>with the methods we have previously mentioned. However, not everyone who needs access to the data is likely to have sufficient SQL knowledge</w:t>
      </w:r>
      <w:r w:rsidR="00553D55">
        <w:rPr>
          <w:rFonts w:ascii="Times New Roman" w:hAnsi="Times New Roman" w:cs="Times New Roman"/>
        </w:rPr>
        <w:t>. Even for those who do, it would certainly be easier to simply be able to click a few buttons and receive a CSV of the data we want. Thus, th</w:t>
      </w:r>
      <w:r w:rsidR="002770D3">
        <w:rPr>
          <w:rFonts w:ascii="Times New Roman" w:hAnsi="Times New Roman" w:cs="Times New Roman"/>
        </w:rPr>
        <w:t xml:space="preserve">is </w:t>
      </w:r>
      <w:r w:rsidR="00553D55">
        <w:rPr>
          <w:rFonts w:ascii="Times New Roman" w:hAnsi="Times New Roman" w:cs="Times New Roman"/>
        </w:rPr>
        <w:t xml:space="preserve">portion of </w:t>
      </w:r>
      <w:r w:rsidR="002770D3">
        <w:rPr>
          <w:rFonts w:ascii="Times New Roman" w:hAnsi="Times New Roman" w:cs="Times New Roman"/>
        </w:rPr>
        <w:t>the</w:t>
      </w:r>
      <w:r w:rsidR="00553D55">
        <w:rPr>
          <w:rFonts w:ascii="Times New Roman" w:hAnsi="Times New Roman" w:cs="Times New Roman"/>
        </w:rPr>
        <w:t xml:space="preserve"> pipeline focuses on </w:t>
      </w:r>
      <w:r w:rsidR="00536730">
        <w:rPr>
          <w:rFonts w:ascii="Times New Roman" w:hAnsi="Times New Roman" w:cs="Times New Roman"/>
        </w:rPr>
        <w:t xml:space="preserve">creating a web-facing query form that allows users to simply check boxes pertaining to filtering the data </w:t>
      </w:r>
      <w:r w:rsidR="00661840">
        <w:rPr>
          <w:rFonts w:ascii="Times New Roman" w:hAnsi="Times New Roman" w:cs="Times New Roman"/>
        </w:rPr>
        <w:t xml:space="preserve">and then hit submit to download the queried data in a CSV directly to their local machine. </w:t>
      </w:r>
      <w:r w:rsidR="004B4B14">
        <w:rPr>
          <w:rFonts w:ascii="Times New Roman" w:hAnsi="Times New Roman" w:cs="Times New Roman"/>
        </w:rPr>
        <w:t xml:space="preserve">The diagram showing where we are in the pipeline can be seen below. This piece of the pipeline has two main components, the web-facing interface built using React to </w:t>
      </w:r>
      <w:r w:rsidR="00B025F7">
        <w:rPr>
          <w:rFonts w:ascii="Times New Roman" w:hAnsi="Times New Roman" w:cs="Times New Roman"/>
        </w:rPr>
        <w:t>obtain the users input and the code that takes this input and queries the database to return the data to web-facing component to send out as a download</w:t>
      </w:r>
      <w:r w:rsidR="00DA31DE">
        <w:rPr>
          <w:rFonts w:ascii="Times New Roman" w:hAnsi="Times New Roman" w:cs="Times New Roman"/>
        </w:rPr>
        <w:t>. We will cover both of these sections here, starting with the behind-the-scenes code.</w:t>
      </w:r>
    </w:p>
    <w:p w14:paraId="052EC9EC" w14:textId="51E7AF11" w:rsidR="00DA31DE" w:rsidRDefault="00DA31DE">
      <w:pPr>
        <w:rPr>
          <w:rFonts w:ascii="Times New Roman" w:hAnsi="Times New Roman" w:cs="Times New Roman"/>
        </w:rPr>
      </w:pPr>
    </w:p>
    <w:p w14:paraId="40340D2C" w14:textId="17387F3A" w:rsidR="00E90EC0" w:rsidRDefault="00E90EC0">
      <w:pPr>
        <w:rPr>
          <w:rFonts w:ascii="Times New Roman" w:hAnsi="Times New Roman" w:cs="Times New Roman"/>
        </w:rPr>
      </w:pPr>
    </w:p>
    <w:p w14:paraId="6D758539" w14:textId="3DD6FC8F" w:rsidR="00E90EC0" w:rsidRDefault="00BE3E99">
      <w:pPr>
        <w:rPr>
          <w:rFonts w:ascii="Times New Roman" w:hAnsi="Times New Roman" w:cs="Times New Roman"/>
        </w:rPr>
      </w:pPr>
      <w:r>
        <w:rPr>
          <w:noProof/>
        </w:rPr>
        <w:drawing>
          <wp:inline distT="0" distB="0" distL="0" distR="0" wp14:anchorId="7BA3DA3B" wp14:editId="73E51634">
            <wp:extent cx="5943600" cy="3522345"/>
            <wp:effectExtent l="0" t="0" r="0" b="0"/>
            <wp:docPr id="4" name="Picture 4"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0F1B8343" w14:textId="2D876AEC" w:rsidR="00E90EC0" w:rsidRDefault="00E90EC0">
      <w:pPr>
        <w:rPr>
          <w:rFonts w:ascii="Times New Roman" w:hAnsi="Times New Roman" w:cs="Times New Roman"/>
        </w:rPr>
      </w:pPr>
    </w:p>
    <w:p w14:paraId="3F1DA172" w14:textId="6EC777B7" w:rsidR="00E90EC0" w:rsidRDefault="00E90EC0">
      <w:pPr>
        <w:rPr>
          <w:rFonts w:ascii="Times New Roman" w:hAnsi="Times New Roman" w:cs="Times New Roman"/>
        </w:rPr>
      </w:pPr>
    </w:p>
    <w:p w14:paraId="7548977F" w14:textId="77777777" w:rsidR="00E90EC0" w:rsidRDefault="00E90EC0">
      <w:pPr>
        <w:rPr>
          <w:rFonts w:ascii="Times New Roman" w:hAnsi="Times New Roman" w:cs="Times New Roman"/>
        </w:rPr>
      </w:pPr>
    </w:p>
    <w:p w14:paraId="6EA62528" w14:textId="2776CA8D" w:rsidR="0088190B" w:rsidRDefault="0088190B" w:rsidP="000C7826">
      <w:pPr>
        <w:pStyle w:val="Heading2"/>
      </w:pPr>
      <w:bookmarkStart w:id="94" w:name="_Toc70196396"/>
      <w:r>
        <w:t>Query Generator</w:t>
      </w:r>
      <w:bookmarkEnd w:id="94"/>
    </w:p>
    <w:p w14:paraId="134542D7" w14:textId="2248E3D3" w:rsidR="0088190B" w:rsidRDefault="0088190B" w:rsidP="0088190B">
      <w:pPr>
        <w:rPr>
          <w:rFonts w:ascii="Times New Roman" w:hAnsi="Times New Roman" w:cs="Times New Roman"/>
        </w:rPr>
      </w:pPr>
    </w:p>
    <w:p w14:paraId="6158D09F" w14:textId="39011AC1" w:rsidR="00E11CEB" w:rsidRDefault="00CF559B" w:rsidP="0088190B">
      <w:pPr>
        <w:rPr>
          <w:rFonts w:ascii="Times New Roman" w:hAnsi="Times New Roman" w:cs="Times New Roman"/>
        </w:rPr>
      </w:pPr>
      <w:r>
        <w:rPr>
          <w:rFonts w:ascii="Times New Roman" w:hAnsi="Times New Roman" w:cs="Times New Roman"/>
        </w:rPr>
        <w:t xml:space="preserve">The backbone of the API takes input parameters </w:t>
      </w:r>
      <w:r w:rsidR="000E598E">
        <w:rPr>
          <w:rFonts w:ascii="Times New Roman" w:hAnsi="Times New Roman" w:cs="Times New Roman"/>
        </w:rPr>
        <w:t xml:space="preserve">to query the database accordingly and return the data as output. The web-facing component simply acts as a way for users to provide these parameters and receive the output. Thus, we will start from the inside out </w:t>
      </w:r>
      <w:r w:rsidR="00EB5DD9">
        <w:rPr>
          <w:rFonts w:ascii="Times New Roman" w:hAnsi="Times New Roman" w:cs="Times New Roman"/>
        </w:rPr>
        <w:t xml:space="preserve">by covering what parameters to take and how to turn this into data. </w:t>
      </w:r>
      <w:r w:rsidR="009C09FA">
        <w:rPr>
          <w:rFonts w:ascii="Times New Roman" w:hAnsi="Times New Roman" w:cs="Times New Roman"/>
        </w:rPr>
        <w:t xml:space="preserve">We have quite a few functions used to do this. They are implemented and tested in the </w:t>
      </w:r>
      <w:r w:rsidR="00195810" w:rsidRPr="00195810">
        <w:rPr>
          <w:rFonts w:ascii="Times New Roman" w:hAnsi="Times New Roman" w:cs="Times New Roman"/>
          <w:i/>
          <w:iCs/>
        </w:rPr>
        <w:t>Automate_Queries</w:t>
      </w:r>
      <w:r w:rsidR="00F66271" w:rsidRPr="00195810">
        <w:rPr>
          <w:rFonts w:ascii="Times New Roman" w:hAnsi="Times New Roman" w:cs="Times New Roman"/>
          <w:i/>
          <w:iCs/>
        </w:rPr>
        <w:t>.ipynb</w:t>
      </w:r>
      <w:r w:rsidR="00F66271">
        <w:rPr>
          <w:rFonts w:ascii="Times New Roman" w:hAnsi="Times New Roman" w:cs="Times New Roman"/>
        </w:rPr>
        <w:t xml:space="preserve"> file in the GitHub.</w:t>
      </w:r>
    </w:p>
    <w:p w14:paraId="36A7BC90" w14:textId="5BF9B2A8" w:rsidR="00F66271" w:rsidRDefault="00F66271" w:rsidP="0088190B">
      <w:pPr>
        <w:rPr>
          <w:rFonts w:ascii="Times New Roman" w:hAnsi="Times New Roman" w:cs="Times New Roman"/>
        </w:rPr>
      </w:pPr>
    </w:p>
    <w:p w14:paraId="1547C8C6" w14:textId="490C875F" w:rsidR="00F66271" w:rsidRDefault="00F66271" w:rsidP="0088190B">
      <w:pPr>
        <w:rPr>
          <w:rFonts w:ascii="Times New Roman" w:hAnsi="Times New Roman" w:cs="Times New Roman"/>
        </w:rPr>
      </w:pPr>
      <w:r>
        <w:rPr>
          <w:rFonts w:ascii="Times New Roman" w:hAnsi="Times New Roman" w:cs="Times New Roman"/>
        </w:rPr>
        <w:t xml:space="preserve">Let us start with the </w:t>
      </w:r>
      <w:r w:rsidR="00291519">
        <w:rPr>
          <w:rFonts w:ascii="Times New Roman" w:hAnsi="Times New Roman" w:cs="Times New Roman"/>
        </w:rPr>
        <w:t>overall wrapper function request(). The request() function takes as input the following:</w:t>
      </w:r>
    </w:p>
    <w:p w14:paraId="00B2300A" w14:textId="5DC48B8B" w:rsidR="00756108" w:rsidRDefault="00756108" w:rsidP="00756108">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14:paraId="582A380C" w14:textId="40BC829D" w:rsidR="00756108" w:rsidRDefault="00756108" w:rsidP="00756108">
      <w:pPr>
        <w:pStyle w:val="ListParagraph"/>
        <w:numPr>
          <w:ilvl w:val="0"/>
          <w:numId w:val="4"/>
        </w:numPr>
        <w:rPr>
          <w:rFonts w:ascii="Times New Roman" w:hAnsi="Times New Roman" w:cs="Times New Roman"/>
        </w:rPr>
      </w:pPr>
      <w:r>
        <w:rPr>
          <w:rFonts w:ascii="Times New Roman" w:hAnsi="Times New Roman" w:cs="Times New Roman"/>
        </w:rPr>
        <w:t xml:space="preserve">measure_list: </w:t>
      </w:r>
      <w:r w:rsidR="00455330">
        <w:rPr>
          <w:rFonts w:ascii="Times New Roman" w:hAnsi="Times New Roman" w:cs="Times New Roman"/>
        </w:rPr>
        <w:t xml:space="preserve">a list of the tables </w:t>
      </w:r>
      <w:r w:rsidR="00DE07F1">
        <w:rPr>
          <w:rFonts w:ascii="Times New Roman" w:hAnsi="Times New Roman" w:cs="Times New Roman"/>
        </w:rPr>
        <w:t>from which to query</w:t>
      </w:r>
    </w:p>
    <w:p w14:paraId="1AEBAAB0" w14:textId="2D20F53A" w:rsidR="00DE07F1" w:rsidRDefault="00DE07F1" w:rsidP="00756108">
      <w:pPr>
        <w:pStyle w:val="ListParagraph"/>
        <w:numPr>
          <w:ilvl w:val="0"/>
          <w:numId w:val="4"/>
        </w:numPr>
        <w:rPr>
          <w:rFonts w:ascii="Times New Roman" w:hAnsi="Times New Roman" w:cs="Times New Roman"/>
        </w:rPr>
      </w:pPr>
      <w:r>
        <w:rPr>
          <w:rFonts w:ascii="Times New Roman" w:hAnsi="Times New Roman" w:cs="Times New Roman"/>
        </w:rPr>
        <w:t>time_list: a list of study years that we want to filter on</w:t>
      </w:r>
    </w:p>
    <w:p w14:paraId="646C8863" w14:textId="0669721B" w:rsidR="00DE07F1" w:rsidRDefault="008031BC" w:rsidP="00756108">
      <w:pPr>
        <w:pStyle w:val="ListParagraph"/>
        <w:numPr>
          <w:ilvl w:val="0"/>
          <w:numId w:val="4"/>
        </w:numPr>
        <w:rPr>
          <w:rFonts w:ascii="Times New Roman" w:hAnsi="Times New Roman" w:cs="Times New Roman"/>
        </w:rPr>
      </w:pPr>
      <w:r>
        <w:rPr>
          <w:rFonts w:ascii="Times New Roman" w:hAnsi="Times New Roman" w:cs="Times New Roman"/>
        </w:rPr>
        <w:t xml:space="preserve">specific_measure_list: a list of survey names that map to groups of variables </w:t>
      </w:r>
      <w:r w:rsidR="009510A6">
        <w:rPr>
          <w:rFonts w:ascii="Times New Roman" w:hAnsi="Times New Roman" w:cs="Times New Roman"/>
        </w:rPr>
        <w:t>within the tables</w:t>
      </w:r>
    </w:p>
    <w:p w14:paraId="164B1B47" w14:textId="73CBED0E" w:rsidR="009510A6" w:rsidRDefault="009510A6" w:rsidP="00756108">
      <w:pPr>
        <w:pStyle w:val="ListParagraph"/>
        <w:numPr>
          <w:ilvl w:val="0"/>
          <w:numId w:val="4"/>
        </w:numPr>
        <w:rPr>
          <w:rFonts w:ascii="Times New Roman" w:hAnsi="Times New Roman" w:cs="Times New Roman"/>
        </w:rPr>
      </w:pPr>
      <w:r>
        <w:rPr>
          <w:rFonts w:ascii="Times New Roman" w:hAnsi="Times New Roman" w:cs="Times New Roman"/>
        </w:rPr>
        <w:t xml:space="preserve">field_type: a list </w:t>
      </w:r>
      <w:r w:rsidR="00A91A8B">
        <w:rPr>
          <w:rFonts w:ascii="Times New Roman" w:hAnsi="Times New Roman" w:cs="Times New Roman"/>
        </w:rPr>
        <w:t>with either ‘Numeric’, ‘Text’, or both to filter the columns by data type</w:t>
      </w:r>
    </w:p>
    <w:p w14:paraId="715218CF" w14:textId="7B142E9A" w:rsidR="00A91A8B" w:rsidRDefault="00A91A8B" w:rsidP="00A91A8B">
      <w:pPr>
        <w:rPr>
          <w:rFonts w:ascii="Times New Roman" w:hAnsi="Times New Roman" w:cs="Times New Roman"/>
        </w:rPr>
      </w:pPr>
    </w:p>
    <w:p w14:paraId="504CBF0F" w14:textId="4E810CCF" w:rsidR="00A91A8B" w:rsidRPr="00A91A8B" w:rsidRDefault="009C3C8E" w:rsidP="00A91A8B">
      <w:pPr>
        <w:rPr>
          <w:rFonts w:ascii="Times New Roman" w:hAnsi="Times New Roman" w:cs="Times New Roman"/>
        </w:rPr>
      </w:pPr>
      <w:r>
        <w:rPr>
          <w:rFonts w:ascii="Times New Roman" w:hAnsi="Times New Roman" w:cs="Times New Roman"/>
        </w:rPr>
        <w:t xml:space="preserve">This means that on the query page, users will be able to select the years for which they want to filter the data, </w:t>
      </w:r>
      <w:r w:rsidR="00397E9A">
        <w:rPr>
          <w:rFonts w:ascii="Times New Roman" w:hAnsi="Times New Roman" w:cs="Times New Roman"/>
        </w:rPr>
        <w:t>what columns/variables they want to receive as designated by measure_list and/or specific_measure_list</w:t>
      </w:r>
      <w:r w:rsidR="00D07364">
        <w:rPr>
          <w:rFonts w:ascii="Times New Roman" w:hAnsi="Times New Roman" w:cs="Times New Roman"/>
        </w:rPr>
        <w:t xml:space="preserve">, and whether they want numeric data, text data, or both. </w:t>
      </w:r>
      <w:r w:rsidR="00D97E46">
        <w:rPr>
          <w:rFonts w:ascii="Times New Roman" w:hAnsi="Times New Roman" w:cs="Times New Roman"/>
        </w:rPr>
        <w:t xml:space="preserve">We use all of this information to produce and execute one large SQL query </w:t>
      </w:r>
      <w:r w:rsidR="00CD3921">
        <w:rPr>
          <w:rFonts w:ascii="Times New Roman" w:hAnsi="Times New Roman" w:cs="Times New Roman"/>
        </w:rPr>
        <w:t xml:space="preserve">that returns the relevant data. Please see Appendix </w:t>
      </w:r>
      <w:r w:rsidR="00D83DE8">
        <w:rPr>
          <w:rFonts w:ascii="Times New Roman" w:hAnsi="Times New Roman" w:cs="Times New Roman"/>
        </w:rPr>
        <w:t>C</w:t>
      </w:r>
      <w:r w:rsidR="00CD3921">
        <w:rPr>
          <w:rFonts w:ascii="Times New Roman" w:hAnsi="Times New Roman" w:cs="Times New Roman"/>
        </w:rPr>
        <w:t xml:space="preserve"> for a detailed description of the code to generate this query.</w:t>
      </w:r>
    </w:p>
    <w:p w14:paraId="27AAA8B5" w14:textId="3A8890DD" w:rsidR="0088190B" w:rsidRDefault="0088190B" w:rsidP="0088190B">
      <w:pPr>
        <w:rPr>
          <w:rFonts w:ascii="Times New Roman" w:hAnsi="Times New Roman" w:cs="Times New Roman"/>
        </w:rPr>
      </w:pPr>
    </w:p>
    <w:p w14:paraId="023826AB" w14:textId="77777777" w:rsidR="000011D8" w:rsidRDefault="000011D8" w:rsidP="000011D8">
      <w:pPr>
        <w:rPr>
          <w:rFonts w:ascii="Times New Roman" w:hAnsi="Times New Roman" w:cs="Times New Roman"/>
        </w:rPr>
      </w:pPr>
    </w:p>
    <w:p w14:paraId="3F301635" w14:textId="2A227BAE" w:rsidR="000011D8" w:rsidRDefault="000011D8" w:rsidP="000011D8">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the code to generate queries</w:t>
      </w:r>
    </w:p>
    <w:p w14:paraId="242A34CB" w14:textId="77777777" w:rsidR="000011D8" w:rsidRDefault="000011D8" w:rsidP="0088190B">
      <w:pPr>
        <w:rPr>
          <w:rFonts w:ascii="Times New Roman" w:hAnsi="Times New Roman" w:cs="Times New Roman"/>
        </w:rPr>
      </w:pPr>
    </w:p>
    <w:p w14:paraId="5E80459C" w14:textId="69C98D56" w:rsidR="0088190B" w:rsidRDefault="0088190B" w:rsidP="0088190B">
      <w:pPr>
        <w:rPr>
          <w:rFonts w:ascii="Times New Roman" w:hAnsi="Times New Roman" w:cs="Times New Roman"/>
        </w:rPr>
      </w:pPr>
    </w:p>
    <w:p w14:paraId="74400E0E" w14:textId="7BCF44D8" w:rsidR="00897B49" w:rsidRDefault="00897B49" w:rsidP="00897B49">
      <w:pPr>
        <w:pStyle w:val="Heading2"/>
      </w:pPr>
      <w:bookmarkStart w:id="95" w:name="_Toc70196397"/>
      <w:r>
        <w:t>API Gateway</w:t>
      </w:r>
      <w:bookmarkEnd w:id="95"/>
    </w:p>
    <w:p w14:paraId="59910482" w14:textId="2B66DAC0" w:rsidR="00897B49" w:rsidRPr="001D1C83" w:rsidRDefault="00897B49" w:rsidP="00897B49">
      <w:pPr>
        <w:rPr>
          <w:rFonts w:ascii="Times New Roman" w:hAnsi="Times New Roman" w:cs="Times New Roman"/>
        </w:rPr>
      </w:pPr>
    </w:p>
    <w:p w14:paraId="62F285CF" w14:textId="668BCC5E" w:rsidR="0088190B" w:rsidRDefault="46156EAE" w:rsidP="77CA8BAD">
      <w:pPr>
        <w:rPr>
          <w:rFonts w:ascii="Times New Roman" w:hAnsi="Times New Roman" w:cs="Times New Roman"/>
        </w:rPr>
      </w:pPr>
      <w:r w:rsidRPr="001D1C83">
        <w:rPr>
          <w:rFonts w:ascii="Times New Roman" w:hAnsi="Times New Roman" w:cs="Times New Roman"/>
        </w:rPr>
        <w:t xml:space="preserve">The API Gateway serves as a ‘middle-man’ between our database and researchers, allowing users to query the database via API endpoints. Our API Gateway was likewise written in Chalice and the code can be found </w:t>
      </w:r>
      <w:hyperlink r:id="rId51">
        <w:r w:rsidRPr="001D1C83">
          <w:rPr>
            <w:rStyle w:val="Hyperlink"/>
            <w:rFonts w:ascii="Times New Roman" w:hAnsi="Times New Roman" w:cs="Times New Roman"/>
          </w:rPr>
          <w:t>here</w:t>
        </w:r>
      </w:hyperlink>
      <w:r w:rsidRPr="001D1C83">
        <w:rPr>
          <w:rFonts w:ascii="Times New Roman" w:hAnsi="Times New Roman" w:cs="Times New Roman"/>
        </w:rPr>
        <w:t xml:space="preserve">. </w:t>
      </w:r>
      <w:r w:rsidR="27459714" w:rsidRPr="001D1C83">
        <w:rPr>
          <w:rFonts w:ascii="Times New Roman" w:hAnsi="Times New Roman" w:cs="Times New Roman"/>
        </w:rPr>
        <w:t>However, we will note the basics of creating an API in Chalice here.</w:t>
      </w:r>
      <w:r w:rsidR="6A0384C5" w:rsidRPr="001D1C83">
        <w:rPr>
          <w:rFonts w:ascii="Times New Roman" w:hAnsi="Times New Roman" w:cs="Times New Roman"/>
        </w:rPr>
        <w:t xml:space="preserve"> When creating the API you write functions for each ‘pathway’ you want users to be able to query your database through in the generated App.py file. The only addition is this ‘decorator’ on top of your function:</w:t>
      </w:r>
    </w:p>
    <w:p w14:paraId="1C2C198D" w14:textId="77777777" w:rsidR="001D1C83" w:rsidRPr="001D1C83" w:rsidRDefault="001D1C83" w:rsidP="77CA8BAD">
      <w:pPr>
        <w:rPr>
          <w:rFonts w:ascii="Times New Roman" w:hAnsi="Times New Roman" w:cs="Times New Roman"/>
        </w:rPr>
      </w:pPr>
    </w:p>
    <w:p w14:paraId="114055CF" w14:textId="5A7203D2" w:rsidR="6A0384C5" w:rsidRDefault="6A0384C5" w:rsidP="77CA8BAD">
      <w:r>
        <w:rPr>
          <w:noProof/>
        </w:rPr>
        <w:drawing>
          <wp:inline distT="0" distB="0" distL="0" distR="0" wp14:anchorId="3D66E0CF" wp14:editId="6565B47B">
            <wp:extent cx="2597285" cy="446591"/>
            <wp:effectExtent l="0" t="0" r="0" b="0"/>
            <wp:docPr id="685355118" name="Picture 68535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355118"/>
                    <pic:cNvPicPr/>
                  </pic:nvPicPr>
                  <pic:blipFill>
                    <a:blip r:embed="rId52">
                      <a:extLst>
                        <a:ext uri="{28A0092B-C50C-407E-A947-70E740481C1C}">
                          <a14:useLocalDpi xmlns:a14="http://schemas.microsoft.com/office/drawing/2010/main" val="0"/>
                        </a:ext>
                      </a:extLst>
                    </a:blip>
                    <a:stretch>
                      <a:fillRect/>
                    </a:stretch>
                  </pic:blipFill>
                  <pic:spPr>
                    <a:xfrm>
                      <a:off x="0" y="0"/>
                      <a:ext cx="2597285" cy="446591"/>
                    </a:xfrm>
                    <a:prstGeom prst="rect">
                      <a:avLst/>
                    </a:prstGeom>
                  </pic:spPr>
                </pic:pic>
              </a:graphicData>
            </a:graphic>
          </wp:inline>
        </w:drawing>
      </w:r>
    </w:p>
    <w:p w14:paraId="5EF1D46C" w14:textId="02B8811E" w:rsidR="77CA8BAD" w:rsidRPr="00F81BBF" w:rsidRDefault="77CA8BAD" w:rsidP="77CA8BAD">
      <w:pPr>
        <w:rPr>
          <w:rFonts w:ascii="Times New Roman" w:hAnsi="Times New Roman" w:cs="Times New Roman"/>
        </w:rPr>
      </w:pPr>
    </w:p>
    <w:p w14:paraId="04374458" w14:textId="60CB05FC" w:rsidR="6A0384C5" w:rsidRPr="00F81BBF" w:rsidRDefault="6A0384C5" w:rsidP="77CA8BAD">
      <w:pPr>
        <w:rPr>
          <w:rFonts w:ascii="Times New Roman" w:hAnsi="Times New Roman" w:cs="Times New Roman"/>
        </w:rPr>
      </w:pPr>
      <w:r w:rsidRPr="00F81BBF">
        <w:rPr>
          <w:rFonts w:ascii="Times New Roman" w:hAnsi="Times New Roman" w:cs="Times New Roman"/>
        </w:rPr>
        <w:t xml:space="preserve">This @app.route method specified the api endpoint for this function to run. The second parameter, ‘cors=True’ simply allows the API to be query-able from another webpage. For example, </w:t>
      </w:r>
      <w:r w:rsidR="397935C7" w:rsidRPr="00F81BBF">
        <w:rPr>
          <w:rFonts w:ascii="Times New Roman" w:hAnsi="Times New Roman" w:cs="Times New Roman"/>
        </w:rPr>
        <w:t>once this application is deployed using the chalice deploy command, I can enter the url of “&lt;api-gateway-url&gt;/json” into my browser and the code defined in the json function will run.</w:t>
      </w:r>
    </w:p>
    <w:p w14:paraId="74B3C14D" w14:textId="77777777" w:rsidR="0088190B" w:rsidRDefault="0088190B" w:rsidP="000C7826">
      <w:pPr>
        <w:pStyle w:val="Heading2"/>
      </w:pPr>
    </w:p>
    <w:p w14:paraId="00903FDB" w14:textId="7B2C4DA9" w:rsidR="00D15172" w:rsidRDefault="0088190B" w:rsidP="000C7826">
      <w:pPr>
        <w:pStyle w:val="Heading2"/>
      </w:pPr>
      <w:bookmarkStart w:id="96" w:name="_Toc70196398"/>
      <w:r>
        <w:t xml:space="preserve">Web-Facing Query </w:t>
      </w:r>
      <w:r w:rsidR="1ACA76F1">
        <w:t xml:space="preserve">&amp; Tracker </w:t>
      </w:r>
      <w:r>
        <w:t>Page</w:t>
      </w:r>
      <w:bookmarkEnd w:id="96"/>
      <w:r>
        <w:t xml:space="preserve"> </w:t>
      </w:r>
    </w:p>
    <w:p w14:paraId="00F8258C" w14:textId="5F5B46AD" w:rsidR="00D15172" w:rsidRDefault="00D15172" w:rsidP="55CFF55E"/>
    <w:p w14:paraId="6FE6F20C" w14:textId="3F98BF66" w:rsidR="00A12510" w:rsidRDefault="0CCA5BBA" w:rsidP="55CFF55E">
      <w:pPr>
        <w:rPr>
          <w:rFonts w:ascii="Times New Roman" w:eastAsia="Times New Roman" w:hAnsi="Times New Roman" w:cs="Times New Roman"/>
        </w:rPr>
      </w:pPr>
      <w:r w:rsidRPr="55CFF55E">
        <w:rPr>
          <w:rFonts w:ascii="Times New Roman" w:eastAsia="Times New Roman" w:hAnsi="Times New Roman" w:cs="Times New Roman"/>
        </w:rPr>
        <w:t>The Web Application that displays the query page as well as the participant tracker was written in React.js, and JavaScript framework. In order to run this code you need to have the following installed:</w:t>
      </w:r>
    </w:p>
    <w:p w14:paraId="520F5AD2" w14:textId="77F45766" w:rsidR="00A12510" w:rsidRDefault="00A12510" w:rsidP="55CFF55E">
      <w:pPr>
        <w:rPr>
          <w:rFonts w:ascii="Times New Roman" w:eastAsia="Times New Roman" w:hAnsi="Times New Roman" w:cs="Times New Roman"/>
        </w:rPr>
      </w:pPr>
    </w:p>
    <w:p w14:paraId="39DC2110" w14:textId="609F1B4B" w:rsidR="00A12510" w:rsidRDefault="001903B8" w:rsidP="55CFF55E">
      <w:pPr>
        <w:pStyle w:val="ListParagraph"/>
        <w:numPr>
          <w:ilvl w:val="0"/>
          <w:numId w:val="10"/>
        </w:numPr>
        <w:rPr>
          <w:rFonts w:ascii="Times New Roman" w:eastAsia="Times New Roman" w:hAnsi="Times New Roman" w:cs="Times New Roman"/>
        </w:rPr>
      </w:pPr>
      <w:hyperlink r:id="rId53">
        <w:r w:rsidR="0CCA5BBA" w:rsidRPr="55CFF55E">
          <w:rPr>
            <w:rStyle w:val="Hyperlink"/>
            <w:rFonts w:ascii="Times New Roman" w:eastAsia="Times New Roman" w:hAnsi="Times New Roman" w:cs="Times New Roman"/>
          </w:rPr>
          <w:t>Node.js</w:t>
        </w:r>
      </w:hyperlink>
    </w:p>
    <w:p w14:paraId="6E22936D" w14:textId="641B64D2" w:rsidR="00A12510" w:rsidRDefault="001903B8" w:rsidP="55CFF55E">
      <w:pPr>
        <w:pStyle w:val="ListParagraph"/>
        <w:numPr>
          <w:ilvl w:val="0"/>
          <w:numId w:val="10"/>
        </w:numPr>
        <w:rPr>
          <w:rFonts w:ascii="Times New Roman" w:eastAsia="Times New Roman" w:hAnsi="Times New Roman" w:cs="Times New Roman"/>
        </w:rPr>
      </w:pPr>
      <w:hyperlink r:id="rId54">
        <w:r w:rsidR="0CCA5BBA" w:rsidRPr="55CFF55E">
          <w:rPr>
            <w:rStyle w:val="Hyperlink"/>
            <w:rFonts w:ascii="Times New Roman" w:eastAsia="Times New Roman" w:hAnsi="Times New Roman" w:cs="Times New Roman"/>
          </w:rPr>
          <w:t>React.js</w:t>
        </w:r>
      </w:hyperlink>
    </w:p>
    <w:p w14:paraId="49473514" w14:textId="1E9C931E" w:rsidR="00A12510" w:rsidRDefault="00A12510" w:rsidP="55CFF55E">
      <w:pPr>
        <w:rPr>
          <w:rFonts w:ascii="Times New Roman" w:eastAsia="Times New Roman" w:hAnsi="Times New Roman" w:cs="Times New Roman"/>
        </w:rPr>
      </w:pPr>
    </w:p>
    <w:p w14:paraId="098D7FAC" w14:textId="2ED49341" w:rsidR="00A12510" w:rsidRDefault="0CCA5BBA" w:rsidP="55CFF55E">
      <w:pPr>
        <w:rPr>
          <w:rFonts w:ascii="Times New Roman" w:eastAsia="Times New Roman" w:hAnsi="Times New Roman" w:cs="Times New Roman"/>
        </w:rPr>
      </w:pPr>
      <w:r w:rsidRPr="55CFF55E">
        <w:rPr>
          <w:rFonts w:ascii="Times New Roman" w:eastAsia="Times New Roman" w:hAnsi="Times New Roman" w:cs="Times New Roman"/>
        </w:rPr>
        <w:t xml:space="preserve">With the above libraries installed, </w:t>
      </w:r>
      <w:r w:rsidR="7CC8CDA9" w:rsidRPr="55CFF55E">
        <w:rPr>
          <w:rFonts w:ascii="Times New Roman" w:eastAsia="Times New Roman" w:hAnsi="Times New Roman" w:cs="Times New Roman"/>
        </w:rPr>
        <w:t xml:space="preserve">clone the </w:t>
      </w:r>
      <w:hyperlink r:id="rId55">
        <w:r w:rsidR="7CC8CDA9" w:rsidRPr="55CFF55E">
          <w:rPr>
            <w:rStyle w:val="Hyperlink"/>
            <w:rFonts w:ascii="Times New Roman" w:eastAsia="Times New Roman" w:hAnsi="Times New Roman" w:cs="Times New Roman"/>
          </w:rPr>
          <w:t>Git Repository</w:t>
        </w:r>
      </w:hyperlink>
      <w:r w:rsidR="7CC8CDA9" w:rsidRPr="55CFF55E">
        <w:rPr>
          <w:rFonts w:ascii="Times New Roman" w:eastAsia="Times New Roman" w:hAnsi="Times New Roman" w:cs="Times New Roman"/>
        </w:rPr>
        <w:t xml:space="preserve"> and navigate to the following </w:t>
      </w:r>
      <w:hyperlink r:id="rId56">
        <w:r w:rsidR="7CC8CDA9" w:rsidRPr="55CFF55E">
          <w:rPr>
            <w:rStyle w:val="Hyperlink"/>
            <w:rFonts w:ascii="Times New Roman" w:eastAsia="Times New Roman" w:hAnsi="Times New Roman" w:cs="Times New Roman"/>
          </w:rPr>
          <w:t>folder</w:t>
        </w:r>
      </w:hyperlink>
      <w:r w:rsidR="7CC8CDA9" w:rsidRPr="55CFF55E">
        <w:rPr>
          <w:rFonts w:ascii="Times New Roman" w:eastAsia="Times New Roman" w:hAnsi="Times New Roman" w:cs="Times New Roman"/>
        </w:rPr>
        <w:t xml:space="preserve"> in your local directory.</w:t>
      </w:r>
      <w:r w:rsidR="5C8A08EC" w:rsidRPr="55CFF55E">
        <w:rPr>
          <w:rFonts w:ascii="Times New Roman" w:eastAsia="Times New Roman" w:hAnsi="Times New Roman" w:cs="Times New Roman"/>
        </w:rPr>
        <w:t xml:space="preserve"> In the </w:t>
      </w:r>
      <w:hyperlink r:id="rId57">
        <w:r w:rsidR="5C8A08EC" w:rsidRPr="55CFF55E">
          <w:rPr>
            <w:rStyle w:val="Hyperlink"/>
            <w:rFonts w:ascii="Times New Roman" w:eastAsia="Times New Roman" w:hAnsi="Times New Roman" w:cs="Times New Roman"/>
          </w:rPr>
          <w:t>constants folder</w:t>
        </w:r>
      </w:hyperlink>
      <w:r w:rsidR="5C8A08EC" w:rsidRPr="55CFF55E">
        <w:rPr>
          <w:rFonts w:ascii="Times New Roman" w:eastAsia="Times New Roman" w:hAnsi="Times New Roman" w:cs="Times New Roman"/>
        </w:rPr>
        <w:t>, create a new file called ‘env.js’ that includes the endpoint to your API Gateway. An example of this is shown below:</w:t>
      </w:r>
    </w:p>
    <w:p w14:paraId="174488E2" w14:textId="08D571CA" w:rsidR="00A12510" w:rsidRDefault="00A12510" w:rsidP="55CFF55E">
      <w:pPr>
        <w:rPr>
          <w:rFonts w:ascii="Times New Roman" w:eastAsia="Times New Roman" w:hAnsi="Times New Roman" w:cs="Times New Roman"/>
        </w:rPr>
      </w:pPr>
    </w:p>
    <w:p w14:paraId="7FA81003" w14:textId="67C4D9E4" w:rsidR="00A12510" w:rsidRDefault="6DC99D66" w:rsidP="55CFF55E">
      <w:pPr>
        <w:rPr>
          <w:rFonts w:ascii="Times New Roman" w:eastAsia="Times New Roman" w:hAnsi="Times New Roman" w:cs="Times New Roman"/>
        </w:rPr>
      </w:pPr>
      <w:r>
        <w:rPr>
          <w:noProof/>
        </w:rPr>
        <w:drawing>
          <wp:inline distT="0" distB="0" distL="0" distR="0" wp14:anchorId="242C0A71" wp14:editId="1D62FACE">
            <wp:extent cx="5915025" cy="2341364"/>
            <wp:effectExtent l="0" t="0" r="0" b="0"/>
            <wp:docPr id="1950908534" name="Picture 195090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908534"/>
                    <pic:cNvPicPr/>
                  </pic:nvPicPr>
                  <pic:blipFill>
                    <a:blip r:embed="rId58">
                      <a:extLst>
                        <a:ext uri="{28A0092B-C50C-407E-A947-70E740481C1C}">
                          <a14:useLocalDpi xmlns:a14="http://schemas.microsoft.com/office/drawing/2010/main" val="0"/>
                        </a:ext>
                      </a:extLst>
                    </a:blip>
                    <a:stretch>
                      <a:fillRect/>
                    </a:stretch>
                  </pic:blipFill>
                  <pic:spPr>
                    <a:xfrm>
                      <a:off x="0" y="0"/>
                      <a:ext cx="5915025" cy="2341364"/>
                    </a:xfrm>
                    <a:prstGeom prst="rect">
                      <a:avLst/>
                    </a:prstGeom>
                  </pic:spPr>
                </pic:pic>
              </a:graphicData>
            </a:graphic>
          </wp:inline>
        </w:drawing>
      </w:r>
    </w:p>
    <w:p w14:paraId="54AAB673" w14:textId="36F28256" w:rsidR="00A12510" w:rsidRDefault="00A12510" w:rsidP="55CFF55E">
      <w:pPr>
        <w:rPr>
          <w:rFonts w:ascii="Times New Roman" w:eastAsia="Times New Roman" w:hAnsi="Times New Roman" w:cs="Times New Roman"/>
        </w:rPr>
      </w:pPr>
      <w:r>
        <w:br/>
      </w:r>
      <w:r w:rsidR="2A93BD67" w:rsidRPr="55CFF55E">
        <w:rPr>
          <w:rFonts w:ascii="Times New Roman" w:eastAsia="Times New Roman" w:hAnsi="Times New Roman" w:cs="Times New Roman"/>
        </w:rPr>
        <w:t>After this file is created as defined above, we are now ready to deploy the app, in the root folder of this web application (sera-webapp), you can run the following commands in your terminal:</w:t>
      </w:r>
    </w:p>
    <w:p w14:paraId="71977390" w14:textId="5828F1A5" w:rsidR="00A12510" w:rsidRDefault="00A12510" w:rsidP="55CFF55E">
      <w:pPr>
        <w:rPr>
          <w:rFonts w:ascii="Times New Roman" w:eastAsia="Times New Roman" w:hAnsi="Times New Roman" w:cs="Times New Roman"/>
        </w:rPr>
      </w:pPr>
    </w:p>
    <w:p w14:paraId="7349CA5A" w14:textId="6EFE9B31" w:rsidR="00A12510" w:rsidRDefault="668B969F" w:rsidP="55CFF55E">
      <w:pPr>
        <w:rPr>
          <w:rFonts w:ascii="Times New Roman" w:eastAsia="Times New Roman" w:hAnsi="Times New Roman" w:cs="Times New Roman"/>
        </w:rPr>
      </w:pPr>
      <w:r>
        <w:rPr>
          <w:noProof/>
        </w:rPr>
        <w:drawing>
          <wp:inline distT="0" distB="0" distL="0" distR="0" wp14:anchorId="54F8AEFA" wp14:editId="556C879E">
            <wp:extent cx="5943600" cy="314325"/>
            <wp:effectExtent l="0" t="0" r="0" b="0"/>
            <wp:docPr id="1462800149" name="Picture 14628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800149"/>
                    <pic:cNvPicPr/>
                  </pic:nvPicPr>
                  <pic:blipFill>
                    <a:blip r:embed="rId59">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5CBBB2BC" w14:textId="1E1AFE68" w:rsidR="00A12510" w:rsidRDefault="668B969F"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command above will start the web app locally; you will be redirected to a browser window with the web application running. </w:t>
      </w:r>
    </w:p>
    <w:p w14:paraId="2B427B91" w14:textId="0E561F74" w:rsidR="00A12510" w:rsidRDefault="00A12510" w:rsidP="55CFF55E">
      <w:pPr>
        <w:rPr>
          <w:rFonts w:ascii="Times New Roman" w:eastAsia="Times New Roman" w:hAnsi="Times New Roman" w:cs="Times New Roman"/>
        </w:rPr>
      </w:pPr>
    </w:p>
    <w:p w14:paraId="1DE51FF7" w14:textId="221A39C0" w:rsidR="00A12510" w:rsidRDefault="668B969F" w:rsidP="55CFF55E">
      <w:pPr>
        <w:rPr>
          <w:rFonts w:ascii="Times New Roman" w:eastAsia="Times New Roman" w:hAnsi="Times New Roman" w:cs="Times New Roman"/>
        </w:rPr>
      </w:pPr>
      <w:r>
        <w:rPr>
          <w:noProof/>
        </w:rPr>
        <w:drawing>
          <wp:inline distT="0" distB="0" distL="0" distR="0" wp14:anchorId="2B341BCA" wp14:editId="26B691CE">
            <wp:extent cx="5943600" cy="314325"/>
            <wp:effectExtent l="0" t="0" r="0" b="0"/>
            <wp:docPr id="647411817" name="Picture 6474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411817"/>
                    <pic:cNvPicPr/>
                  </pic:nvPicPr>
                  <pic:blipFill>
                    <a:blip r:embed="rId60">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449CCBB3" w14:textId="358B6590" w:rsidR="00A12510" w:rsidRDefault="668B969F"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command above will build a production bundle of the app. The result of running this command will be a ‘build’ folder within the ‘sera-webapp’ folder. This folder can then be deployed on </w:t>
      </w:r>
      <w:hyperlink r:id="rId61">
        <w:r w:rsidRPr="55CFF55E">
          <w:rPr>
            <w:rStyle w:val="Hyperlink"/>
            <w:rFonts w:ascii="Times New Roman" w:eastAsia="Times New Roman" w:hAnsi="Times New Roman" w:cs="Times New Roman"/>
          </w:rPr>
          <w:t>S3 static web server hosting</w:t>
        </w:r>
      </w:hyperlink>
      <w:r w:rsidR="3E8BA866" w:rsidRPr="55CFF55E">
        <w:rPr>
          <w:rFonts w:ascii="Times New Roman" w:eastAsia="Times New Roman" w:hAnsi="Times New Roman" w:cs="Times New Roman"/>
        </w:rPr>
        <w:t>.</w:t>
      </w:r>
    </w:p>
    <w:p w14:paraId="2677FEBB" w14:textId="603ED255" w:rsidR="00A12510" w:rsidRDefault="00A12510" w:rsidP="55CFF55E"/>
    <w:p w14:paraId="0C7CFBCF" w14:textId="09E65135" w:rsidR="00A12510" w:rsidRDefault="00A12510" w:rsidP="000C7826">
      <w:pPr>
        <w:pStyle w:val="Heading2"/>
      </w:pPr>
      <w:r>
        <w:br w:type="page"/>
      </w:r>
    </w:p>
    <w:p w14:paraId="387975DE" w14:textId="2A1F04A3" w:rsidR="00E94F23" w:rsidRDefault="00EF699C" w:rsidP="00A704DA">
      <w:pPr>
        <w:pStyle w:val="Heading1"/>
      </w:pPr>
      <w:bookmarkStart w:id="97" w:name="_Toc70196399"/>
      <w:r>
        <w:t>Participant Tracker</w:t>
      </w:r>
      <w:bookmarkEnd w:id="97"/>
    </w:p>
    <w:p w14:paraId="0301B3CB" w14:textId="735B1D4D" w:rsidR="00F50298" w:rsidRDefault="00F50298" w:rsidP="00F50298"/>
    <w:p w14:paraId="098019C6" w14:textId="2F15271C" w:rsidR="00F50298" w:rsidRPr="00F50298" w:rsidRDefault="00F50298" w:rsidP="00F50298">
      <w:pPr>
        <w:pStyle w:val="Heading2"/>
      </w:pPr>
      <w:bookmarkStart w:id="98" w:name="_Toc70196400"/>
      <w:r>
        <w:t>Updating the Table</w:t>
      </w:r>
      <w:bookmarkEnd w:id="98"/>
    </w:p>
    <w:p w14:paraId="4B1F6CBC" w14:textId="3E6A5DE1" w:rsidR="00A704DA" w:rsidRDefault="00C8005C" w:rsidP="00A704DA">
      <w:pPr>
        <w:pStyle w:val="NormalWeb"/>
      </w:pPr>
      <w:r>
        <w:t xml:space="preserve">A bonus portion of our data pipeline is the Participant Tracker. </w:t>
      </w:r>
      <w:r w:rsidR="00D8470D">
        <w:t xml:space="preserve">This is a table in the database </w:t>
      </w:r>
      <w:r w:rsidR="00956A6D">
        <w:t xml:space="preserve">called “Participant_Tracker”, </w:t>
      </w:r>
      <w:r w:rsidR="00A704DA" w:rsidRPr="00A704DA">
        <w:t xml:space="preserve">which consists of the names of the surveys as columns, the participants as rows, and the values as indicating whether or not the participant has completed that particular survey. </w:t>
      </w:r>
      <w:r w:rsidR="00A704DA">
        <w:t>Previously, the researchers were manually keeping track of which participants completed which surveys, so this serves as a way to automate that process.</w:t>
      </w:r>
    </w:p>
    <w:p w14:paraId="1FD288B3" w14:textId="409CD89B" w:rsidR="00DD7A61" w:rsidRDefault="00DD7A61" w:rsidP="00A704DA">
      <w:pPr>
        <w:pStyle w:val="NormalWeb"/>
      </w:pPr>
      <w:r>
        <w:t xml:space="preserve">There are two ways we considered implementing this. The first, and the way we chose, </w:t>
      </w:r>
      <w:r w:rsidR="00E53836">
        <w:t xml:space="preserve">was to implement this in tandem with files being uploaded by using a mapping of CSV file names to columns in the tracker table. The second, which is possible but not how we chose to do it, </w:t>
      </w:r>
      <w:r w:rsidR="00D76E23">
        <w:t xml:space="preserve">was to use specific variables as a proxy for a survey and </w:t>
      </w:r>
      <w:r w:rsidR="00F31CF2">
        <w:t>if that variable for a particular participant is not null, then the participant is assumed to have completed the survey. The potential issue with this is the reverse assumption that if the value is null then the participant is assumed to have not completed the survey, which may not be the case.</w:t>
      </w:r>
    </w:p>
    <w:p w14:paraId="4CE980B0" w14:textId="535A2DCB" w:rsidR="009614EF" w:rsidRDefault="009614EF" w:rsidP="00A704DA">
      <w:pPr>
        <w:pStyle w:val="NormalWeb"/>
      </w:pPr>
      <w:r>
        <w:t xml:space="preserve">The code that we used to develop and test the updating of the participant tracker is housed in the Jupyter notebook called </w:t>
      </w:r>
      <w:r w:rsidR="008A0DC4" w:rsidRPr="008A0DC4">
        <w:rPr>
          <w:i/>
          <w:iCs/>
        </w:rPr>
        <w:t>P</w:t>
      </w:r>
      <w:r w:rsidRPr="008A0DC4">
        <w:rPr>
          <w:i/>
          <w:iCs/>
        </w:rPr>
        <w:t>articipant</w:t>
      </w:r>
      <w:r w:rsidR="007B6B5C" w:rsidRPr="008A0DC4">
        <w:rPr>
          <w:i/>
          <w:iCs/>
        </w:rPr>
        <w:t>_</w:t>
      </w:r>
      <w:r w:rsidR="008A0DC4" w:rsidRPr="008A0DC4">
        <w:rPr>
          <w:i/>
          <w:iCs/>
        </w:rPr>
        <w:t>T</w:t>
      </w:r>
      <w:r w:rsidR="007B6B5C" w:rsidRPr="008A0DC4">
        <w:rPr>
          <w:i/>
          <w:iCs/>
        </w:rPr>
        <w:t>racker.ipynb</w:t>
      </w:r>
      <w:r w:rsidR="007B6B5C">
        <w:t xml:space="preserve"> on the GitHub</w:t>
      </w:r>
      <w:r w:rsidR="008A0DC4">
        <w:t xml:space="preserve"> under the RDS folder</w:t>
      </w:r>
      <w:r w:rsidR="007B6B5C">
        <w:t xml:space="preserve">. This code is also incorporated into our data cleaning </w:t>
      </w:r>
      <w:r w:rsidR="004E0F55">
        <w:t xml:space="preserve">Lambda function. The essential idea is that when a file is uploaded to the data cleaning S3 bucket, </w:t>
      </w:r>
      <w:r w:rsidR="00F428A2">
        <w:t xml:space="preserve">the CSV file name is checked against a predefined mapping of file names to columns in Participant_Tracker. If the file has a corresponding column, </w:t>
      </w:r>
      <w:r w:rsidR="00C57550">
        <w:t xml:space="preserve">then for every participant in the file being uploaded, the value </w:t>
      </w:r>
      <w:r w:rsidR="00383150">
        <w:t xml:space="preserve">corresponding to their row and the relevant column in Participant_Tracker is updated to </w:t>
      </w:r>
      <w:r w:rsidR="00740B04">
        <w:t xml:space="preserve">the value of </w:t>
      </w:r>
      <w:r w:rsidR="00383150">
        <w:t xml:space="preserve">“Completed” </w:t>
      </w:r>
      <w:r w:rsidR="00740B04">
        <w:t>from “-“ if they had not previously been identified as having completed the survey.</w:t>
      </w:r>
      <w:r w:rsidR="00D15172">
        <w:t xml:space="preserve"> </w:t>
      </w:r>
      <w:r w:rsidR="00F3629C">
        <w:t>While we chose to perform this update in the data cleaning Lambda function (and thus for only those files uploaded to the data cleaning S3 bucket), you may choose to instead perform this task in the Lambda function that writes the cleaned data to the database. Thus, your mapping of CSV names would need to be consistent with your naming conventions when writing files to the cleaned data S3 bucket.</w:t>
      </w:r>
    </w:p>
    <w:p w14:paraId="7F1258D5" w14:textId="3C1F7991" w:rsidR="007A7096" w:rsidRDefault="00866ECA" w:rsidP="00A704DA">
      <w:pPr>
        <w:pStyle w:val="NormalWeb"/>
      </w:pPr>
      <w:r>
        <w:t>The code used to perform this is relatively simple. We define a function called getTrackerQueries() that requires the dictionary of CSV name</w:t>
      </w:r>
      <w:r w:rsidR="000E46BE">
        <w:t xml:space="preserve"> mappings, the current CSV name, the current data, and a cursor. </w:t>
      </w:r>
      <w:r w:rsidR="004C5B62">
        <w:t xml:space="preserve">We first search the mapping to get the column name in Participant_Tracker that corresponds to the CSV name. </w:t>
      </w:r>
      <w:r w:rsidR="00DB1B0C">
        <w:t xml:space="preserve">As we have done in previous steps, </w:t>
      </w:r>
      <w:r w:rsidR="004015A9">
        <w:t xml:space="preserve">we also extract all of the participant IDs currently in the table as well as all of the columns in the table. </w:t>
      </w:r>
      <w:r w:rsidR="00E8587D">
        <w:t>If the participant already exists in Participant_Tracker, we create a query of the form: “</w:t>
      </w:r>
      <w:r w:rsidR="00EE22A0">
        <w:t xml:space="preserve">UPDATE Participant_Tracker SET columnName = </w:t>
      </w:r>
      <w:r w:rsidR="008C2324">
        <w:t>‘</w:t>
      </w:r>
      <w:r w:rsidR="00EE22A0">
        <w:t>Completed</w:t>
      </w:r>
      <w:r w:rsidR="008C2324">
        <w:t>’</w:t>
      </w:r>
      <w:r w:rsidR="00EE22A0">
        <w:t xml:space="preserve"> WHERE </w:t>
      </w:r>
      <w:r w:rsidR="007A7096">
        <w:t>Participant_ID = ‘example_id’;”. On the other hand, if the participant is not yet in the tracker, we use the form: “</w:t>
      </w:r>
      <w:r w:rsidR="00CE2DF0">
        <w:t xml:space="preserve">REPLACE INTO Participant_Tracker </w:t>
      </w:r>
      <w:r w:rsidR="00802DAC">
        <w:t xml:space="preserve">SET </w:t>
      </w:r>
      <w:r w:rsidR="00CE2DF0">
        <w:t xml:space="preserve">(Participant_ID, desiredColumn, </w:t>
      </w:r>
      <w:r w:rsidR="00802DAC">
        <w:t>otherColumn1, otherColumn2, otherColumn3) VALUES (</w:t>
      </w:r>
      <w:r w:rsidR="008C2324">
        <w:t>‘example_id’, ‘Completed’</w:t>
      </w:r>
      <w:r w:rsidR="0080328E">
        <w:t xml:space="preserve">, ‘-‘, ‘-‘, ‘-‘);”, where we use a loop to include all of the other columns as “-“ so that they do not appear as None in the tracker. The function returns a list of all these queries, which we then execute </w:t>
      </w:r>
      <w:r w:rsidR="00317834">
        <w:t>by looping through the list.</w:t>
      </w:r>
    </w:p>
    <w:p w14:paraId="1E878984" w14:textId="4E30FE64" w:rsidR="00317834" w:rsidRDefault="00317834" w:rsidP="00A704DA">
      <w:pPr>
        <w:pStyle w:val="NormalWeb"/>
      </w:pPr>
      <w:r>
        <w:t xml:space="preserve">Now that you understand the nature of the Participant Tracker, you can create the table for your project, define the mapping of file names, </w:t>
      </w:r>
      <w:r w:rsidR="001B6224">
        <w:t xml:space="preserve">and choose to include the update in your existing Lambda function. </w:t>
      </w:r>
    </w:p>
    <w:p w14:paraId="674981C5" w14:textId="77777777" w:rsidR="00C27B7E" w:rsidRDefault="00C27B7E" w:rsidP="00C27B7E">
      <w:pPr>
        <w:rPr>
          <w:rFonts w:ascii="Times New Roman" w:hAnsi="Times New Roman" w:cs="Times New Roman"/>
        </w:rPr>
      </w:pPr>
    </w:p>
    <w:p w14:paraId="0A04403B" w14:textId="7FFF39EF" w:rsidR="00C27B7E" w:rsidRDefault="00C27B7E" w:rsidP="00C27B7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Create the Participant Tracker table</w:t>
      </w:r>
    </w:p>
    <w:p w14:paraId="7D5E8799" w14:textId="71AB084A" w:rsidR="00C27B7E" w:rsidRDefault="00C27B7E" w:rsidP="00C27B7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Add the update of the tracker to an existing Lambda function</w:t>
      </w:r>
    </w:p>
    <w:p w14:paraId="6020CCDB" w14:textId="77777777" w:rsidR="00C27B7E" w:rsidRDefault="00C27B7E" w:rsidP="00C27B7E">
      <w:pPr>
        <w:rPr>
          <w:rFonts w:ascii="Times New Roman" w:hAnsi="Times New Roman" w:cs="Times New Roman"/>
        </w:rPr>
      </w:pPr>
    </w:p>
    <w:p w14:paraId="655FDAF4" w14:textId="77777777" w:rsidR="00C27B7E" w:rsidRPr="0088190B" w:rsidRDefault="00C27B7E" w:rsidP="00C27B7E">
      <w:pPr>
        <w:rPr>
          <w:rFonts w:ascii="Times New Roman" w:hAnsi="Times New Roman" w:cs="Times New Roman"/>
        </w:rPr>
      </w:pPr>
    </w:p>
    <w:p w14:paraId="295FA3F9" w14:textId="77777777" w:rsidR="00C27B7E" w:rsidRDefault="00C27B7E" w:rsidP="00C27B7E">
      <w:pPr>
        <w:pStyle w:val="Heading2"/>
      </w:pPr>
    </w:p>
    <w:p w14:paraId="54A9F54E" w14:textId="77777777" w:rsidR="0080328E" w:rsidRPr="00A704DA" w:rsidRDefault="0080328E" w:rsidP="00A704DA">
      <w:pPr>
        <w:pStyle w:val="NormalWeb"/>
      </w:pPr>
    </w:p>
    <w:p w14:paraId="68C45AFB" w14:textId="0F9B547F" w:rsidR="000D36DC" w:rsidRPr="00A704DA" w:rsidRDefault="000D36DC" w:rsidP="00E94F23">
      <w:pPr>
        <w:rPr>
          <w:rFonts w:ascii="Times New Roman" w:eastAsia="Times New Roman" w:hAnsi="Times New Roman" w:cs="Times New Roman"/>
        </w:rPr>
      </w:pPr>
    </w:p>
    <w:p w14:paraId="246AB6EA" w14:textId="77777777" w:rsidR="00F50298" w:rsidRDefault="00F50298">
      <w:pPr>
        <w:rPr>
          <w:rFonts w:ascii="Times New Roman" w:eastAsia="Times New Roman" w:hAnsi="Times New Roman" w:cs="Times New Roman"/>
        </w:rPr>
      </w:pPr>
    </w:p>
    <w:p w14:paraId="01A6FF1D" w14:textId="39ED8298" w:rsidR="00E94F23" w:rsidRPr="00A704DA" w:rsidRDefault="00E94F23" w:rsidP="00F50298">
      <w:pPr>
        <w:pStyle w:val="Heading2"/>
        <w:rPr>
          <w:color w:val="auto"/>
          <w:sz w:val="24"/>
          <w:szCs w:val="24"/>
        </w:rPr>
      </w:pPr>
      <w:r w:rsidRPr="00A704DA">
        <w:br w:type="page"/>
      </w:r>
    </w:p>
    <w:p w14:paraId="2DEE6EC2" w14:textId="1B115C03" w:rsidR="00E94F23" w:rsidRPr="00E94F23" w:rsidRDefault="00E94F23" w:rsidP="00E94F23">
      <w:pPr>
        <w:pStyle w:val="Heading1"/>
      </w:pPr>
      <w:bookmarkStart w:id="99" w:name="_Toc70196401"/>
      <w:r>
        <w:t>Transcript Data</w:t>
      </w:r>
      <w:bookmarkEnd w:id="99"/>
    </w:p>
    <w:p w14:paraId="309ACFF1" w14:textId="44A94ADD" w:rsidR="003A7658" w:rsidRDefault="003A7658"/>
    <w:p w14:paraId="2DA9E3A4" w14:textId="6FD5B1F4" w:rsidR="00DA4408" w:rsidRDefault="00DA4408">
      <w:pPr>
        <w:rPr>
          <w:rFonts w:ascii="Times New Roman" w:hAnsi="Times New Roman" w:cs="Times New Roman"/>
        </w:rPr>
      </w:pPr>
      <w:r>
        <w:rPr>
          <w:rFonts w:ascii="Times New Roman" w:hAnsi="Times New Roman" w:cs="Times New Roman"/>
        </w:rPr>
        <w:t xml:space="preserve">As we mentioned in the beginning of the documentation, </w:t>
      </w:r>
      <w:r w:rsidR="00A76201">
        <w:rPr>
          <w:rFonts w:ascii="Times New Roman" w:hAnsi="Times New Roman" w:cs="Times New Roman"/>
        </w:rPr>
        <w:t xml:space="preserve">the study for which we implemented this pipeline included transcript data in addition to the survey data that has been the focus thus far. </w:t>
      </w:r>
      <w:r w:rsidR="002404BC">
        <w:rPr>
          <w:rFonts w:ascii="Times New Roman" w:hAnsi="Times New Roman" w:cs="Times New Roman"/>
        </w:rPr>
        <w:t xml:space="preserve">Another </w:t>
      </w:r>
      <w:r w:rsidR="00A86FC8">
        <w:rPr>
          <w:rFonts w:ascii="Times New Roman" w:hAnsi="Times New Roman" w:cs="Times New Roman"/>
        </w:rPr>
        <w:t xml:space="preserve">team has been focusing on the development of code to analyze the raw transcript files </w:t>
      </w:r>
      <w:r w:rsidR="00D42A01">
        <w:rPr>
          <w:rFonts w:ascii="Times New Roman" w:hAnsi="Times New Roman" w:cs="Times New Roman"/>
        </w:rPr>
        <w:t xml:space="preserve">and produce a tabular output summarizing the analysis. One of our goals was to incorporate this into the pipeline such that raw transcript files could be uploaded to an S3 bucket, which would trigger a Lambda that performs the </w:t>
      </w:r>
      <w:r w:rsidR="00DD3F11">
        <w:rPr>
          <w:rFonts w:ascii="Times New Roman" w:hAnsi="Times New Roman" w:cs="Times New Roman"/>
        </w:rPr>
        <w:t xml:space="preserve">NLP analysis and outputs the results to another S3 bucket, which then triggers a second Lambda to write these to the database. </w:t>
      </w:r>
      <w:r w:rsidR="00425D50">
        <w:rPr>
          <w:rFonts w:ascii="Times New Roman" w:hAnsi="Times New Roman" w:cs="Times New Roman"/>
        </w:rPr>
        <w:t xml:space="preserve">This should sound familiar as it is essentially the same design as what we have implemented for the survey data. </w:t>
      </w:r>
      <w:r w:rsidR="00484CD5">
        <w:rPr>
          <w:rFonts w:ascii="Times New Roman" w:hAnsi="Times New Roman" w:cs="Times New Roman"/>
        </w:rPr>
        <w:t xml:space="preserve">We can see our design for the two parallel aspects of the pipeline below. </w:t>
      </w:r>
      <w:r w:rsidR="00C108D3">
        <w:rPr>
          <w:rFonts w:ascii="Times New Roman" w:hAnsi="Times New Roman" w:cs="Times New Roman"/>
        </w:rPr>
        <w:t xml:space="preserve">However, we ran into issues related to running the NLP analysis in the cloud. Nevertheless, we were able to create the second S3 bucket and Lambda function for that </w:t>
      </w:r>
      <w:r w:rsidR="00903450">
        <w:rPr>
          <w:rFonts w:ascii="Times New Roman" w:hAnsi="Times New Roman" w:cs="Times New Roman"/>
        </w:rPr>
        <w:t xml:space="preserve">portion of the pipeline. This means that a CSV with the output of the NLP analysis can be uploaded to an S3 bucket, which triggers a Lambda function that then stores this data in an additional table in the database. However, the primary key for </w:t>
      </w:r>
      <w:r w:rsidR="008452EB">
        <w:rPr>
          <w:rFonts w:ascii="Times New Roman" w:hAnsi="Times New Roman" w:cs="Times New Roman"/>
        </w:rPr>
        <w:t>this table is the file name of the transcript rather than the participant ID.</w:t>
      </w:r>
    </w:p>
    <w:p w14:paraId="7418D06E" w14:textId="7700F049" w:rsidR="008615AE" w:rsidRDefault="008615AE">
      <w:pPr>
        <w:rPr>
          <w:rFonts w:ascii="Times New Roman" w:hAnsi="Times New Roman" w:cs="Times New Roman"/>
        </w:rPr>
      </w:pPr>
    </w:p>
    <w:p w14:paraId="7A0F291C" w14:textId="38622DCF" w:rsidR="008615AE" w:rsidRDefault="008615AE">
      <w:pPr>
        <w:rPr>
          <w:rFonts w:ascii="Times New Roman" w:hAnsi="Times New Roman" w:cs="Times New Roman"/>
        </w:rPr>
      </w:pPr>
      <w:r>
        <w:rPr>
          <w:rFonts w:ascii="Times New Roman" w:hAnsi="Times New Roman" w:cs="Times New Roman"/>
        </w:rPr>
        <w:t xml:space="preserve">This table is called Fidelity_Measures. We create it in the same </w:t>
      </w:r>
      <w:r w:rsidR="005F7E04">
        <w:rPr>
          <w:rFonts w:ascii="Times New Roman" w:hAnsi="Times New Roman" w:cs="Times New Roman"/>
        </w:rPr>
        <w:t>Jupyter notebook (</w:t>
      </w:r>
      <w:r w:rsidR="005F7E04" w:rsidRPr="00195810">
        <w:rPr>
          <w:rFonts w:ascii="Times New Roman" w:hAnsi="Times New Roman" w:cs="Times New Roman"/>
          <w:i/>
          <w:iCs/>
        </w:rPr>
        <w:t>Create</w:t>
      </w:r>
      <w:r w:rsidR="00195810" w:rsidRPr="00195810">
        <w:rPr>
          <w:rFonts w:ascii="Times New Roman" w:hAnsi="Times New Roman" w:cs="Times New Roman"/>
          <w:i/>
          <w:iCs/>
        </w:rPr>
        <w:t>_</w:t>
      </w:r>
      <w:r w:rsidR="005F7E04" w:rsidRPr="00195810">
        <w:rPr>
          <w:rFonts w:ascii="Times New Roman" w:hAnsi="Times New Roman" w:cs="Times New Roman"/>
          <w:i/>
          <w:iCs/>
        </w:rPr>
        <w:t>Database.ipynb</w:t>
      </w:r>
      <w:r w:rsidR="005F7E04">
        <w:rPr>
          <w:rFonts w:ascii="Times New Roman" w:hAnsi="Times New Roman" w:cs="Times New Roman"/>
        </w:rPr>
        <w:t xml:space="preserve">) that we covered when creating </w:t>
      </w:r>
      <w:r w:rsidR="00F848CB">
        <w:rPr>
          <w:rFonts w:ascii="Times New Roman" w:hAnsi="Times New Roman" w:cs="Times New Roman"/>
        </w:rPr>
        <w:t xml:space="preserve">the other tables. </w:t>
      </w:r>
      <w:r w:rsidR="00195810">
        <w:rPr>
          <w:rFonts w:ascii="Times New Roman" w:hAnsi="Times New Roman" w:cs="Times New Roman"/>
        </w:rPr>
        <w:t>Additionally</w:t>
      </w:r>
      <w:r w:rsidR="00B03602">
        <w:rPr>
          <w:rFonts w:ascii="Times New Roman" w:hAnsi="Times New Roman" w:cs="Times New Roman"/>
        </w:rPr>
        <w:t xml:space="preserve">, this Lambda function (called </w:t>
      </w:r>
      <w:r w:rsidR="00DB41B6">
        <w:rPr>
          <w:rFonts w:ascii="Times New Roman" w:hAnsi="Times New Roman" w:cs="Times New Roman"/>
        </w:rPr>
        <w:t xml:space="preserve">nlp-database-update) is an exact replica of the update database Lambda used for the rest of the tables, but with the primary key of filename rather than id_participant. Still, </w:t>
      </w:r>
      <w:r w:rsidR="009A4363">
        <w:rPr>
          <w:rFonts w:ascii="Times New Roman" w:hAnsi="Times New Roman" w:cs="Times New Roman"/>
        </w:rPr>
        <w:t xml:space="preserve">we demonstrate this code in a </w:t>
      </w:r>
      <w:r w:rsidR="009A4363" w:rsidRPr="55CFF55E">
        <w:rPr>
          <w:rFonts w:ascii="Times New Roman" w:hAnsi="Times New Roman" w:cs="Times New Roman"/>
        </w:rPr>
        <w:t>Jupy</w:t>
      </w:r>
      <w:r w:rsidR="7C42550B" w:rsidRPr="55CFF55E">
        <w:rPr>
          <w:rFonts w:ascii="Times New Roman" w:hAnsi="Times New Roman" w:cs="Times New Roman"/>
        </w:rPr>
        <w:t>t</w:t>
      </w:r>
      <w:r w:rsidR="009A4363" w:rsidRPr="55CFF55E">
        <w:rPr>
          <w:rFonts w:ascii="Times New Roman" w:hAnsi="Times New Roman" w:cs="Times New Roman"/>
        </w:rPr>
        <w:t>er</w:t>
      </w:r>
      <w:r w:rsidR="009A4363">
        <w:rPr>
          <w:rFonts w:ascii="Times New Roman" w:hAnsi="Times New Roman" w:cs="Times New Roman"/>
        </w:rPr>
        <w:t xml:space="preserve"> notebook called </w:t>
      </w:r>
      <w:r w:rsidR="00195810" w:rsidRPr="00195810">
        <w:rPr>
          <w:rFonts w:ascii="Times New Roman" w:hAnsi="Times New Roman" w:cs="Times New Roman"/>
          <w:i/>
          <w:iCs/>
        </w:rPr>
        <w:t>NLP</w:t>
      </w:r>
      <w:r w:rsidR="009A4363" w:rsidRPr="00195810">
        <w:rPr>
          <w:rFonts w:ascii="Times New Roman" w:hAnsi="Times New Roman" w:cs="Times New Roman"/>
          <w:i/>
          <w:iCs/>
        </w:rPr>
        <w:t>.ipynb</w:t>
      </w:r>
      <w:r w:rsidR="00D8312A">
        <w:rPr>
          <w:rFonts w:ascii="Times New Roman" w:hAnsi="Times New Roman" w:cs="Times New Roman"/>
          <w:i/>
          <w:iCs/>
        </w:rPr>
        <w:t xml:space="preserve"> </w:t>
      </w:r>
      <w:r w:rsidR="00D8312A">
        <w:rPr>
          <w:rFonts w:ascii="Times New Roman" w:hAnsi="Times New Roman" w:cs="Times New Roman"/>
        </w:rPr>
        <w:t>under the NLP folder of the GitHub repository</w:t>
      </w:r>
      <w:r w:rsidR="009A4363">
        <w:rPr>
          <w:rFonts w:ascii="Times New Roman" w:hAnsi="Times New Roman" w:cs="Times New Roman"/>
        </w:rPr>
        <w:t xml:space="preserve">, specifically for this table. You may have a desire to implement something similar or have parallel aspects of your pipeline that you want to have separate </w:t>
      </w:r>
      <w:r w:rsidR="00F43516">
        <w:rPr>
          <w:rFonts w:ascii="Times New Roman" w:hAnsi="Times New Roman" w:cs="Times New Roman"/>
        </w:rPr>
        <w:t>S3 buckets and Lambda functions. We use this to demonstrate that it is possible to do so</w:t>
      </w:r>
      <w:r w:rsidR="00023610">
        <w:rPr>
          <w:rFonts w:ascii="Times New Roman" w:hAnsi="Times New Roman" w:cs="Times New Roman"/>
        </w:rPr>
        <w:t xml:space="preserve">. However, when </w:t>
      </w:r>
      <w:r w:rsidR="00075E68">
        <w:rPr>
          <w:rFonts w:ascii="Times New Roman" w:hAnsi="Times New Roman" w:cs="Times New Roman"/>
        </w:rPr>
        <w:t>possible,</w:t>
      </w:r>
      <w:r w:rsidR="00023610">
        <w:rPr>
          <w:rFonts w:ascii="Times New Roman" w:hAnsi="Times New Roman" w:cs="Times New Roman"/>
        </w:rPr>
        <w:t xml:space="preserve"> you may want to consolidate </w:t>
      </w:r>
      <w:r w:rsidR="00075E68">
        <w:rPr>
          <w:rFonts w:ascii="Times New Roman" w:hAnsi="Times New Roman" w:cs="Times New Roman"/>
        </w:rPr>
        <w:t>to the same S3 buckets and Lambda functions just to keep things simple and manageable. Not to mention that if the Lambdas perform virtually the same task, then when you change the code in one, you will likely want to change it in another, which is redundant and leaves room for errors.</w:t>
      </w:r>
    </w:p>
    <w:p w14:paraId="4BD504BC" w14:textId="46237005" w:rsidR="00484CD5" w:rsidRDefault="00484CD5">
      <w:pPr>
        <w:rPr>
          <w:rFonts w:ascii="Times New Roman" w:hAnsi="Times New Roman" w:cs="Times New Roman"/>
        </w:rPr>
      </w:pPr>
    </w:p>
    <w:p w14:paraId="588D53D8" w14:textId="40D6721D" w:rsidR="00484CD5" w:rsidRDefault="00484CD5">
      <w:pPr>
        <w:rPr>
          <w:rFonts w:ascii="Times New Roman" w:hAnsi="Times New Roman" w:cs="Times New Roman"/>
        </w:rPr>
      </w:pPr>
    </w:p>
    <w:p w14:paraId="7DE4AAE8" w14:textId="13ADF845" w:rsidR="00484CD5" w:rsidRDefault="00484CD5">
      <w:pPr>
        <w:rPr>
          <w:rFonts w:ascii="Times New Roman" w:hAnsi="Times New Roman" w:cs="Times New Roman"/>
        </w:rPr>
      </w:pPr>
      <w:r>
        <w:rPr>
          <w:noProof/>
        </w:rPr>
        <w:drawing>
          <wp:inline distT="0" distB="0" distL="0" distR="0" wp14:anchorId="141A3713" wp14:editId="0D676CCA">
            <wp:extent cx="5943600" cy="3522345"/>
            <wp:effectExtent l="0" t="0" r="0" b="0"/>
            <wp:docPr id="14" name="Picture 14" descr="A close-up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62">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12C2730A" w14:textId="48C410D0" w:rsidR="00484CD5" w:rsidRDefault="00484CD5">
      <w:pPr>
        <w:rPr>
          <w:rFonts w:ascii="Times New Roman" w:hAnsi="Times New Roman" w:cs="Times New Roman"/>
        </w:rPr>
      </w:pPr>
    </w:p>
    <w:p w14:paraId="24C5CEA9" w14:textId="5395EDBA" w:rsidR="00484CD5" w:rsidRDefault="00484CD5">
      <w:pPr>
        <w:rPr>
          <w:rFonts w:ascii="Times New Roman" w:hAnsi="Times New Roman" w:cs="Times New Roman"/>
        </w:rPr>
      </w:pPr>
    </w:p>
    <w:p w14:paraId="39CDEB96" w14:textId="2BD3AC5D" w:rsidR="00484CD5" w:rsidRDefault="00484CD5">
      <w:pPr>
        <w:rPr>
          <w:rFonts w:ascii="Times New Roman" w:hAnsi="Times New Roman" w:cs="Times New Roman"/>
        </w:rPr>
      </w:pPr>
    </w:p>
    <w:p w14:paraId="72884193" w14:textId="77777777" w:rsidR="00484CD5" w:rsidRPr="00DA4408" w:rsidRDefault="00484CD5">
      <w:pPr>
        <w:rPr>
          <w:rFonts w:ascii="Times New Roman" w:hAnsi="Times New Roman" w:cs="Times New Roman"/>
          <w:sz w:val="22"/>
          <w:szCs w:val="22"/>
        </w:rPr>
      </w:pPr>
    </w:p>
    <w:p w14:paraId="365CDD5D" w14:textId="77777777" w:rsidR="0027649E" w:rsidRDefault="0027649E">
      <w:pPr>
        <w:rPr>
          <w:rFonts w:asciiTheme="majorHAnsi" w:eastAsiaTheme="majorEastAsia" w:hAnsiTheme="majorHAnsi" w:cstheme="majorBidi"/>
          <w:color w:val="2F5496" w:themeColor="accent1" w:themeShade="BF"/>
          <w:sz w:val="32"/>
          <w:szCs w:val="32"/>
        </w:rPr>
      </w:pPr>
      <w:bookmarkStart w:id="100" w:name="_Appendix_A"/>
      <w:bookmarkEnd w:id="100"/>
      <w:r>
        <w:br w:type="page"/>
      </w:r>
    </w:p>
    <w:p w14:paraId="26620AD4" w14:textId="7B678673" w:rsidR="003A7658" w:rsidRDefault="003A7658" w:rsidP="0095586D">
      <w:pPr>
        <w:pStyle w:val="Heading1"/>
      </w:pPr>
      <w:bookmarkStart w:id="101" w:name="_Toc70196402"/>
      <w:r w:rsidRPr="00E21960">
        <w:t>Appendix</w:t>
      </w:r>
      <w:r w:rsidR="001E72AA" w:rsidRPr="00E21960">
        <w:t xml:space="preserve"> </w:t>
      </w:r>
      <w:r w:rsidR="006965DC" w:rsidRPr="00E21960">
        <w:t>A</w:t>
      </w:r>
      <w:bookmarkEnd w:id="101"/>
    </w:p>
    <w:p w14:paraId="4D9DF658" w14:textId="77777777" w:rsidR="00DA3DAB" w:rsidRPr="00DA3DAB" w:rsidRDefault="00DA3DAB" w:rsidP="00DA3DAB"/>
    <w:p w14:paraId="7DA5C22A" w14:textId="203E70E4" w:rsidR="00CF54F5" w:rsidRPr="00E21960" w:rsidRDefault="00CF54F5" w:rsidP="00CF54F5">
      <w:pPr>
        <w:rPr>
          <w:rFonts w:ascii="Franklin Gothic Book" w:hAnsi="Franklin Gothic Book"/>
          <w:sz w:val="22"/>
          <w:szCs w:val="22"/>
        </w:rPr>
      </w:pPr>
      <w:r w:rsidRPr="00E21960">
        <w:rPr>
          <w:rFonts w:ascii="Franklin Gothic Book" w:hAnsi="Franklin Gothic Book"/>
          <w:sz w:val="22"/>
          <w:szCs w:val="22"/>
        </w:rPr>
        <w:t xml:space="preserve">A checklist of </w:t>
      </w:r>
      <w:r w:rsidR="00BE5D31">
        <w:rPr>
          <w:rFonts w:ascii="Franklin Gothic Book" w:hAnsi="Franklin Gothic Book"/>
          <w:sz w:val="22"/>
          <w:szCs w:val="22"/>
        </w:rPr>
        <w:t>tasks to implement the data pipeline are below</w:t>
      </w:r>
      <w:r w:rsidRPr="00E21960">
        <w:rPr>
          <w:rFonts w:ascii="Franklin Gothic Book" w:hAnsi="Franklin Gothic Book"/>
          <w:sz w:val="22"/>
          <w:szCs w:val="22"/>
        </w:rPr>
        <w:t xml:space="preserve">. The checklist is organized in the order that the </w:t>
      </w:r>
      <w:r w:rsidR="00A26855">
        <w:rPr>
          <w:rFonts w:ascii="Franklin Gothic Book" w:hAnsi="Franklin Gothic Book"/>
          <w:sz w:val="22"/>
          <w:szCs w:val="22"/>
        </w:rPr>
        <w:t>tasks</w:t>
      </w:r>
      <w:r w:rsidRPr="00E21960">
        <w:rPr>
          <w:rFonts w:ascii="Franklin Gothic Book" w:hAnsi="Franklin Gothic Book"/>
          <w:sz w:val="22"/>
          <w:szCs w:val="22"/>
        </w:rPr>
        <w:t xml:space="preserve"> are intended to be </w:t>
      </w:r>
      <w:r w:rsidR="00A26855">
        <w:rPr>
          <w:rFonts w:ascii="Franklin Gothic Book" w:hAnsi="Franklin Gothic Book"/>
          <w:sz w:val="22"/>
          <w:szCs w:val="22"/>
        </w:rPr>
        <w:t xml:space="preserve">completed, although this is not the only order </w:t>
      </w:r>
      <w:r w:rsidR="003C6038">
        <w:rPr>
          <w:rFonts w:ascii="Franklin Gothic Book" w:hAnsi="Franklin Gothic Book"/>
          <w:sz w:val="22"/>
          <w:szCs w:val="22"/>
        </w:rPr>
        <w:t>that will lead to correct functionality</w:t>
      </w:r>
      <w:r w:rsidRPr="00E21960">
        <w:rPr>
          <w:rFonts w:ascii="Franklin Gothic Book" w:hAnsi="Franklin Gothic Book"/>
          <w:sz w:val="22"/>
          <w:szCs w:val="22"/>
        </w:rPr>
        <w:t xml:space="preserve">. </w:t>
      </w:r>
    </w:p>
    <w:p w14:paraId="0B56A047" w14:textId="77777777" w:rsidR="003A7658" w:rsidRPr="00E21960" w:rsidRDefault="003A7658" w:rsidP="003A7658">
      <w:pPr>
        <w:pStyle w:val="Heading6"/>
        <w:rPr>
          <w:rFonts w:ascii="Franklin Gothic Book" w:hAnsi="Franklin Gothic Book"/>
        </w:rPr>
      </w:pPr>
    </w:p>
    <w:p w14:paraId="2C048068" w14:textId="3AEBCDF6" w:rsidR="00F6081A" w:rsidRPr="00E21960" w:rsidRDefault="003C6038" w:rsidP="003C6038">
      <w:pPr>
        <w:pStyle w:val="Heading6"/>
        <w:rPr>
          <w:rFonts w:ascii="Franklin Gothic Book" w:hAnsi="Franklin Gothic Book"/>
        </w:rPr>
      </w:pPr>
      <w:r>
        <w:rPr>
          <w:rFonts w:ascii="Franklin Gothic Book" w:hAnsi="Franklin Gothic Book"/>
        </w:rPr>
        <w:t>S3 Buckets</w:t>
      </w:r>
    </w:p>
    <w:p w14:paraId="43BEF278" w14:textId="52D000D1" w:rsidR="00F6081A" w:rsidRPr="00F22A71" w:rsidRDefault="00F6081A" w:rsidP="00F6081A">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1877917017"/>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C6038">
        <w:rPr>
          <w:rFonts w:ascii="Franklin Gothic Book" w:hAnsi="Franklin Gothic Book"/>
          <w:sz w:val="22"/>
          <w:szCs w:val="22"/>
        </w:rPr>
        <w:t xml:space="preserve">Create an S3 bucket for </w:t>
      </w:r>
      <w:r w:rsidR="00C27F38">
        <w:rPr>
          <w:rFonts w:ascii="Franklin Gothic Book" w:hAnsi="Franklin Gothic Book"/>
          <w:sz w:val="22"/>
          <w:szCs w:val="22"/>
        </w:rPr>
        <w:t>raw data</w:t>
      </w:r>
    </w:p>
    <w:p w14:paraId="4E450B71" w14:textId="49F5D7E2" w:rsidR="002C6FE7" w:rsidRPr="00F22A71" w:rsidRDefault="001903B8" w:rsidP="002C6FE7">
      <w:pPr>
        <w:ind w:left="720"/>
        <w:rPr>
          <w:rFonts w:ascii="Franklin Gothic Book" w:hAnsi="Franklin Gothic Book"/>
          <w:sz w:val="22"/>
          <w:szCs w:val="22"/>
        </w:rPr>
      </w:pPr>
      <w:sdt>
        <w:sdtPr>
          <w:rPr>
            <w:rFonts w:ascii="Franklin Gothic Book" w:hAnsi="Franklin Gothic Book"/>
          </w:rPr>
          <w:id w:val="1814299147"/>
          <w14:checkbox>
            <w14:checked w14:val="0"/>
            <w14:checkedState w14:val="2612" w14:font="MS Gothic"/>
            <w14:uncheckedState w14:val="2610" w14:font="MS Gothic"/>
          </w14:checkbox>
        </w:sdtPr>
        <w:sdtContent>
          <w:r w:rsidR="002C6FE7" w:rsidRPr="00F22A71">
            <w:rPr>
              <w:rFonts w:ascii="Segoe UI Symbol" w:eastAsia="MS Gothic" w:hAnsi="Segoe UI Symbol" w:cs="Segoe UI Symbol"/>
            </w:rPr>
            <w:t>☐</w:t>
          </w:r>
        </w:sdtContent>
      </w:sdt>
      <w:r w:rsidR="002C6FE7" w:rsidRPr="00F22A71">
        <w:rPr>
          <w:rFonts w:ascii="Franklin Gothic Book" w:hAnsi="Franklin Gothic Book"/>
        </w:rPr>
        <w:t xml:space="preserve"> </w:t>
      </w:r>
      <w:r w:rsidR="00C27F38">
        <w:rPr>
          <w:rFonts w:ascii="Franklin Gothic Book" w:hAnsi="Franklin Gothic Book"/>
          <w:sz w:val="22"/>
          <w:szCs w:val="22"/>
        </w:rPr>
        <w:t>Create an S3 bucket for cleaned data</w:t>
      </w:r>
    </w:p>
    <w:p w14:paraId="61A62D61" w14:textId="575B8CFF" w:rsidR="001E72AA" w:rsidRDefault="001E72AA" w:rsidP="001E72AA">
      <w:pPr>
        <w:rPr>
          <w:rFonts w:ascii="Franklin Gothic Book" w:hAnsi="Franklin Gothic Book"/>
        </w:rPr>
      </w:pPr>
    </w:p>
    <w:p w14:paraId="16C40145" w14:textId="7A14CAB8" w:rsidR="00E21960" w:rsidRPr="00E21960" w:rsidRDefault="00444E0B" w:rsidP="00E21960">
      <w:pPr>
        <w:pStyle w:val="Heading6"/>
        <w:rPr>
          <w:rFonts w:ascii="Franklin Gothic Book" w:hAnsi="Franklin Gothic Book"/>
        </w:rPr>
      </w:pPr>
      <w:r>
        <w:rPr>
          <w:rFonts w:ascii="Franklin Gothic Book" w:hAnsi="Franklin Gothic Book"/>
        </w:rPr>
        <w:t>Relational Database</w:t>
      </w:r>
    </w:p>
    <w:p w14:paraId="4E765064" w14:textId="77777777" w:rsidR="00F15A3E" w:rsidRPr="002C6FE7" w:rsidRDefault="00B06795" w:rsidP="00F15A3E">
      <w:r>
        <w:tab/>
      </w:r>
      <w:sdt>
        <w:sdtPr>
          <w:rPr>
            <w:rFonts w:ascii="Franklin Gothic Book" w:hAnsi="Franklin Gothic Book"/>
          </w:rPr>
          <w:id w:val="736358563"/>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F15A3E">
        <w:rPr>
          <w:rFonts w:ascii="Franklin Gothic Book" w:hAnsi="Franklin Gothic Book"/>
          <w:sz w:val="22"/>
          <w:szCs w:val="22"/>
        </w:rPr>
        <w:t>Create the database instance in Amazon RDS</w:t>
      </w:r>
    </w:p>
    <w:p w14:paraId="3D02310C" w14:textId="0D3D4CA3" w:rsidR="00E21960"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832220822"/>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F7144B">
        <w:rPr>
          <w:rFonts w:ascii="Franklin Gothic Book" w:hAnsi="Franklin Gothic Book"/>
          <w:sz w:val="22"/>
          <w:szCs w:val="22"/>
        </w:rPr>
        <w:t>Create the schema instance in MySQL Workbench</w:t>
      </w:r>
    </w:p>
    <w:p w14:paraId="35C3FE25" w14:textId="7BBE1B3A" w:rsidR="008E75B9" w:rsidRDefault="001903B8" w:rsidP="008E75B9">
      <w:pPr>
        <w:ind w:firstLine="720"/>
        <w:rPr>
          <w:rFonts w:ascii="Franklin Gothic Book" w:hAnsi="Franklin Gothic Book"/>
          <w:sz w:val="22"/>
          <w:szCs w:val="22"/>
        </w:rPr>
      </w:pPr>
      <w:sdt>
        <w:sdtPr>
          <w:rPr>
            <w:rFonts w:ascii="Franklin Gothic Book" w:hAnsi="Franklin Gothic Book"/>
          </w:rPr>
          <w:id w:val="-1396974283"/>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8E75B9">
        <w:rPr>
          <w:rFonts w:ascii="Franklin Gothic Book" w:hAnsi="Franklin Gothic Book"/>
          <w:sz w:val="22"/>
          <w:szCs w:val="22"/>
        </w:rPr>
        <w:t>Connect to your database in Python</w:t>
      </w:r>
    </w:p>
    <w:p w14:paraId="426ECF8F" w14:textId="385BB67B" w:rsidR="00E21960" w:rsidRPr="00E21960" w:rsidRDefault="001903B8" w:rsidP="00E21960">
      <w:pPr>
        <w:ind w:left="720"/>
        <w:rPr>
          <w:rFonts w:ascii="Franklin Gothic Book" w:hAnsi="Franklin Gothic Book"/>
        </w:rPr>
      </w:pPr>
      <w:sdt>
        <w:sdtPr>
          <w:rPr>
            <w:rFonts w:ascii="Franklin Gothic Book" w:hAnsi="Franklin Gothic Book"/>
          </w:rPr>
          <w:id w:val="-1792042084"/>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8E75B9">
        <w:rPr>
          <w:rFonts w:ascii="Franklin Gothic Book" w:hAnsi="Franklin Gothic Book"/>
          <w:sz w:val="22"/>
          <w:szCs w:val="22"/>
        </w:rPr>
        <w:t>Generate the tables in your database (schema)</w:t>
      </w:r>
    </w:p>
    <w:p w14:paraId="6E3D07BF" w14:textId="77777777" w:rsidR="00E21960" w:rsidRPr="00E21960" w:rsidRDefault="00E21960" w:rsidP="001E72AA">
      <w:pPr>
        <w:rPr>
          <w:rFonts w:ascii="Franklin Gothic Book" w:hAnsi="Franklin Gothic Book"/>
        </w:rPr>
      </w:pPr>
    </w:p>
    <w:p w14:paraId="6121875D" w14:textId="076A872B" w:rsidR="00E21960" w:rsidRPr="00E21960" w:rsidRDefault="009B6700" w:rsidP="00E21960">
      <w:pPr>
        <w:pStyle w:val="Heading6"/>
        <w:rPr>
          <w:rFonts w:ascii="Franklin Gothic Book" w:hAnsi="Franklin Gothic Book"/>
        </w:rPr>
      </w:pPr>
      <w:r>
        <w:rPr>
          <w:rFonts w:ascii="Franklin Gothic Book" w:hAnsi="Franklin Gothic Book"/>
        </w:rPr>
        <w:t>Lambda Functions</w:t>
      </w:r>
    </w:p>
    <w:p w14:paraId="69E09BB7" w14:textId="4E5FBF74" w:rsidR="00B06795"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1458555378"/>
          <w14:checkbox>
            <w14:checked w14:val="0"/>
            <w14:checkedState w14:val="2612" w14:font="MS Gothic"/>
            <w14:uncheckedState w14:val="2610" w14:font="MS Gothic"/>
          </w14:checkbox>
        </w:sdtPr>
        <w:sdtContent>
          <w:r w:rsidR="00B06795" w:rsidRPr="00E21960">
            <w:rPr>
              <w:rFonts w:ascii="Segoe UI Symbol" w:eastAsia="MS Gothic" w:hAnsi="Segoe UI Symbol" w:cs="Segoe UI Symbol"/>
            </w:rPr>
            <w:t>☐</w:t>
          </w:r>
        </w:sdtContent>
      </w:sdt>
      <w:r w:rsidR="00B06795" w:rsidRPr="00E21960">
        <w:rPr>
          <w:rFonts w:ascii="Franklin Gothic Book" w:hAnsi="Franklin Gothic Book"/>
        </w:rPr>
        <w:t xml:space="preserve"> </w:t>
      </w:r>
      <w:r w:rsidR="009B6700">
        <w:rPr>
          <w:rFonts w:ascii="Franklin Gothic Book" w:hAnsi="Franklin Gothic Book"/>
          <w:sz w:val="22"/>
          <w:szCs w:val="22"/>
        </w:rPr>
        <w:t>Set up Amazon Chalice on your local machine</w:t>
      </w:r>
    </w:p>
    <w:p w14:paraId="17F02F97" w14:textId="31BCA291" w:rsidR="00E21960" w:rsidRDefault="001903B8" w:rsidP="00B06795">
      <w:pPr>
        <w:ind w:firstLine="720"/>
        <w:rPr>
          <w:rFonts w:ascii="Franklin Gothic Book" w:hAnsi="Franklin Gothic Book"/>
        </w:rPr>
      </w:pPr>
      <w:sdt>
        <w:sdtPr>
          <w:rPr>
            <w:rFonts w:ascii="Franklin Gothic Book" w:hAnsi="Franklin Gothic Book"/>
          </w:rPr>
          <w:id w:val="-993643150"/>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A90635">
        <w:rPr>
          <w:rFonts w:ascii="Franklin Gothic Book" w:hAnsi="Franklin Gothic Book"/>
          <w:sz w:val="22"/>
          <w:szCs w:val="22"/>
        </w:rPr>
        <w:t>Write and deploy data cleaning Lambda function</w:t>
      </w:r>
    </w:p>
    <w:p w14:paraId="745E7245" w14:textId="2AA07D3A" w:rsidR="00E21960" w:rsidRPr="00E21960" w:rsidRDefault="001903B8" w:rsidP="00E21960">
      <w:pPr>
        <w:ind w:firstLine="720"/>
        <w:rPr>
          <w:rFonts w:ascii="Franklin Gothic Book" w:hAnsi="Franklin Gothic Book"/>
        </w:rPr>
      </w:pPr>
      <w:sdt>
        <w:sdtPr>
          <w:rPr>
            <w:rFonts w:ascii="Franklin Gothic Book" w:hAnsi="Franklin Gothic Book"/>
          </w:rPr>
          <w:id w:val="-1424943397"/>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A90635">
        <w:rPr>
          <w:rFonts w:ascii="Franklin Gothic Book" w:hAnsi="Franklin Gothic Book"/>
          <w:sz w:val="22"/>
          <w:szCs w:val="22"/>
        </w:rPr>
        <w:t>Write and deploy database update Lambda function</w:t>
      </w:r>
    </w:p>
    <w:p w14:paraId="68BA0FF3" w14:textId="77777777" w:rsidR="00E21960" w:rsidRPr="00E21960" w:rsidRDefault="00E21960" w:rsidP="00B60A8C">
      <w:pPr>
        <w:rPr>
          <w:rFonts w:ascii="Franklin Gothic Book" w:hAnsi="Franklin Gothic Book"/>
        </w:rPr>
      </w:pPr>
    </w:p>
    <w:p w14:paraId="47946583" w14:textId="34032E4A" w:rsidR="00E21960" w:rsidRPr="00E21960" w:rsidRDefault="00B60A8C" w:rsidP="00B60A8C">
      <w:pPr>
        <w:pStyle w:val="Heading6"/>
        <w:rPr>
          <w:rFonts w:ascii="Franklin Gothic Book" w:hAnsi="Franklin Gothic Book"/>
        </w:rPr>
      </w:pPr>
      <w:r>
        <w:rPr>
          <w:rFonts w:ascii="Franklin Gothic Book" w:hAnsi="Franklin Gothic Book"/>
        </w:rPr>
        <w:t>API Interface</w:t>
      </w:r>
    </w:p>
    <w:p w14:paraId="68ED31FC" w14:textId="7CEEC400" w:rsidR="00545E06" w:rsidRDefault="00545E06" w:rsidP="00E21960">
      <w:pPr>
        <w:rPr>
          <w:rFonts w:ascii="Franklin Gothic Book" w:hAnsi="Franklin Gothic Book"/>
        </w:rPr>
      </w:pPr>
      <w:r>
        <w:rPr>
          <w:rFonts w:ascii="Franklin Gothic Book" w:hAnsi="Franklin Gothic Book"/>
        </w:rPr>
        <w:tab/>
      </w:r>
      <w:sdt>
        <w:sdtPr>
          <w:rPr>
            <w:rFonts w:ascii="Franklin Gothic Book" w:hAnsi="Franklin Gothic Book"/>
          </w:rPr>
          <w:id w:val="610478175"/>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523E3D">
        <w:rPr>
          <w:rFonts w:ascii="Franklin Gothic Book" w:hAnsi="Franklin Gothic Book"/>
          <w:sz w:val="22"/>
          <w:szCs w:val="22"/>
        </w:rPr>
        <w:t>Set up the code to generate queries</w:t>
      </w:r>
    </w:p>
    <w:p w14:paraId="23071F8B" w14:textId="4B406DBC" w:rsidR="00E21960"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835181957"/>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8773C">
        <w:rPr>
          <w:rFonts w:ascii="Franklin Gothic Book" w:hAnsi="Franklin Gothic Book"/>
          <w:sz w:val="22"/>
          <w:szCs w:val="22"/>
        </w:rPr>
        <w:t>Instantiate the API Gateway</w:t>
      </w:r>
    </w:p>
    <w:p w14:paraId="6351EE43" w14:textId="7CA73A3E" w:rsidR="00E21960" w:rsidRPr="00E21960" w:rsidRDefault="001903B8" w:rsidP="00E21960">
      <w:pPr>
        <w:ind w:firstLine="720"/>
        <w:rPr>
          <w:rFonts w:ascii="Franklin Gothic Book" w:hAnsi="Franklin Gothic Book"/>
        </w:rPr>
      </w:pPr>
      <w:sdt>
        <w:sdtPr>
          <w:rPr>
            <w:rFonts w:ascii="Franklin Gothic Book" w:hAnsi="Franklin Gothic Book"/>
          </w:rPr>
          <w:id w:val="-1816724122"/>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38773C">
        <w:rPr>
          <w:rFonts w:ascii="Franklin Gothic Book" w:hAnsi="Franklin Gothic Book"/>
          <w:sz w:val="22"/>
          <w:szCs w:val="22"/>
        </w:rPr>
        <w:t>Create the query page</w:t>
      </w:r>
      <w:r w:rsidR="001539B2">
        <w:rPr>
          <w:rFonts w:ascii="Franklin Gothic Book" w:hAnsi="Franklin Gothic Book"/>
          <w:sz w:val="22"/>
          <w:szCs w:val="22"/>
        </w:rPr>
        <w:t xml:space="preserve"> interface</w:t>
      </w:r>
    </w:p>
    <w:p w14:paraId="349FD19D" w14:textId="77777777" w:rsidR="00E21960" w:rsidRPr="00E21960" w:rsidRDefault="00E21960" w:rsidP="00E21960">
      <w:pPr>
        <w:rPr>
          <w:rFonts w:ascii="Franklin Gothic Book" w:hAnsi="Franklin Gothic Book"/>
        </w:rPr>
      </w:pPr>
    </w:p>
    <w:p w14:paraId="72394DCC" w14:textId="4614C70E" w:rsidR="00E21960" w:rsidRPr="00E21960" w:rsidRDefault="00A32FCA" w:rsidP="00E21960">
      <w:pPr>
        <w:pStyle w:val="Heading6"/>
        <w:rPr>
          <w:rFonts w:ascii="Franklin Gothic Book" w:hAnsi="Franklin Gothic Book"/>
        </w:rPr>
      </w:pPr>
      <w:r>
        <w:rPr>
          <w:rFonts w:ascii="Franklin Gothic Book" w:hAnsi="Franklin Gothic Book"/>
        </w:rPr>
        <w:t>Participant Tracker</w:t>
      </w:r>
    </w:p>
    <w:p w14:paraId="282B3EA6" w14:textId="46AABDEB" w:rsidR="00545E06" w:rsidRDefault="00545E06" w:rsidP="00E21960">
      <w:pPr>
        <w:rPr>
          <w:rFonts w:ascii="Franklin Gothic Book" w:hAnsi="Franklin Gothic Book"/>
        </w:rPr>
      </w:pPr>
      <w:r>
        <w:rPr>
          <w:rFonts w:ascii="Franklin Gothic Book" w:hAnsi="Franklin Gothic Book"/>
        </w:rPr>
        <w:tab/>
      </w:r>
      <w:sdt>
        <w:sdtPr>
          <w:rPr>
            <w:rFonts w:ascii="Franklin Gothic Book" w:hAnsi="Franklin Gothic Book"/>
          </w:rPr>
          <w:id w:val="-1919007796"/>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1B6224">
        <w:rPr>
          <w:rFonts w:ascii="Franklin Gothic Book" w:hAnsi="Franklin Gothic Book"/>
          <w:sz w:val="22"/>
          <w:szCs w:val="22"/>
        </w:rPr>
        <w:t>Create the Participant Tracker table</w:t>
      </w:r>
    </w:p>
    <w:p w14:paraId="5F2AA7EE" w14:textId="38E583D7" w:rsidR="00E21960" w:rsidRDefault="00E21960" w:rsidP="00E21960">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452482477"/>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C27B7E">
        <w:rPr>
          <w:rFonts w:ascii="Franklin Gothic Book" w:hAnsi="Franklin Gothic Book"/>
          <w:sz w:val="22"/>
          <w:szCs w:val="22"/>
        </w:rPr>
        <w:t>Add the update of the tracker to an existing Lambda function</w:t>
      </w:r>
    </w:p>
    <w:p w14:paraId="57FFA6C6" w14:textId="05ADD858" w:rsidR="001539B2" w:rsidRDefault="001539B2" w:rsidP="00E21960">
      <w:pPr>
        <w:rPr>
          <w:rFonts w:ascii="Franklin Gothic Book" w:hAnsi="Franklin Gothic Book"/>
          <w:sz w:val="22"/>
          <w:szCs w:val="22"/>
        </w:rPr>
      </w:pPr>
    </w:p>
    <w:p w14:paraId="79515659" w14:textId="406A7EE1" w:rsidR="001539B2" w:rsidRDefault="001539B2" w:rsidP="00E21960">
      <w:pPr>
        <w:rPr>
          <w:rFonts w:ascii="Franklin Gothic Book" w:hAnsi="Franklin Gothic Book"/>
          <w:sz w:val="22"/>
          <w:szCs w:val="22"/>
        </w:rPr>
      </w:pPr>
    </w:p>
    <w:p w14:paraId="509262F7" w14:textId="1AEB86C8" w:rsidR="001539B2" w:rsidRDefault="001539B2" w:rsidP="00E21960">
      <w:pPr>
        <w:rPr>
          <w:rFonts w:ascii="Franklin Gothic Book" w:hAnsi="Franklin Gothic Book"/>
          <w:sz w:val="22"/>
          <w:szCs w:val="22"/>
        </w:rPr>
      </w:pPr>
    </w:p>
    <w:p w14:paraId="589E7375" w14:textId="51C0304F" w:rsidR="001539B2" w:rsidRDefault="001539B2" w:rsidP="00E21960">
      <w:pPr>
        <w:rPr>
          <w:rFonts w:ascii="Franklin Gothic Book" w:hAnsi="Franklin Gothic Book"/>
          <w:sz w:val="22"/>
          <w:szCs w:val="22"/>
        </w:rPr>
      </w:pPr>
    </w:p>
    <w:p w14:paraId="550A3A9D" w14:textId="047772CE" w:rsidR="001539B2" w:rsidRDefault="001539B2" w:rsidP="00E21960">
      <w:pPr>
        <w:rPr>
          <w:rFonts w:ascii="Franklin Gothic Book" w:hAnsi="Franklin Gothic Book"/>
          <w:sz w:val="22"/>
          <w:szCs w:val="22"/>
        </w:rPr>
      </w:pPr>
    </w:p>
    <w:p w14:paraId="757BED2C" w14:textId="2E46B4DC" w:rsidR="001539B2" w:rsidRDefault="001539B2" w:rsidP="00E21960">
      <w:pPr>
        <w:rPr>
          <w:rFonts w:ascii="Franklin Gothic Book" w:hAnsi="Franklin Gothic Book"/>
          <w:sz w:val="22"/>
          <w:szCs w:val="22"/>
        </w:rPr>
      </w:pPr>
    </w:p>
    <w:p w14:paraId="699529C5" w14:textId="1A706035" w:rsidR="001539B2" w:rsidRDefault="001539B2" w:rsidP="00E21960">
      <w:pPr>
        <w:rPr>
          <w:rFonts w:ascii="Franklin Gothic Book" w:hAnsi="Franklin Gothic Book"/>
          <w:sz w:val="22"/>
          <w:szCs w:val="22"/>
        </w:rPr>
      </w:pPr>
    </w:p>
    <w:p w14:paraId="64278B79" w14:textId="5C1E7FF7" w:rsidR="001539B2" w:rsidRDefault="001539B2" w:rsidP="00E21960">
      <w:pPr>
        <w:rPr>
          <w:rFonts w:ascii="Franklin Gothic Book" w:hAnsi="Franklin Gothic Book"/>
          <w:sz w:val="22"/>
          <w:szCs w:val="22"/>
        </w:rPr>
      </w:pPr>
    </w:p>
    <w:p w14:paraId="19200CDC" w14:textId="7D9A1D7F" w:rsidR="001539B2" w:rsidRDefault="001539B2" w:rsidP="00E21960">
      <w:pPr>
        <w:rPr>
          <w:rFonts w:ascii="Franklin Gothic Book" w:hAnsi="Franklin Gothic Book"/>
          <w:sz w:val="22"/>
          <w:szCs w:val="22"/>
        </w:rPr>
      </w:pPr>
    </w:p>
    <w:p w14:paraId="1C6A9F94" w14:textId="4178AFC8" w:rsidR="001539B2" w:rsidRDefault="001539B2" w:rsidP="00E21960">
      <w:pPr>
        <w:rPr>
          <w:rFonts w:ascii="Franklin Gothic Book" w:hAnsi="Franklin Gothic Book"/>
          <w:sz w:val="22"/>
          <w:szCs w:val="22"/>
        </w:rPr>
      </w:pPr>
    </w:p>
    <w:p w14:paraId="4DFC5C47" w14:textId="656CFAB7" w:rsidR="001539B2" w:rsidRDefault="001539B2" w:rsidP="00E21960">
      <w:pPr>
        <w:rPr>
          <w:rFonts w:ascii="Franklin Gothic Book" w:hAnsi="Franklin Gothic Book"/>
          <w:sz w:val="22"/>
          <w:szCs w:val="22"/>
        </w:rPr>
      </w:pPr>
    </w:p>
    <w:p w14:paraId="20DB200A" w14:textId="1168E625" w:rsidR="001539B2" w:rsidRDefault="001539B2" w:rsidP="00E21960">
      <w:pPr>
        <w:rPr>
          <w:rFonts w:ascii="Franklin Gothic Book" w:hAnsi="Franklin Gothic Book"/>
          <w:sz w:val="22"/>
          <w:szCs w:val="22"/>
        </w:rPr>
      </w:pPr>
    </w:p>
    <w:p w14:paraId="0051CA00" w14:textId="5CBF0A16" w:rsidR="001539B2" w:rsidRDefault="001539B2" w:rsidP="00E21960">
      <w:pPr>
        <w:rPr>
          <w:rFonts w:ascii="Franklin Gothic Book" w:hAnsi="Franklin Gothic Book"/>
          <w:sz w:val="22"/>
          <w:szCs w:val="22"/>
        </w:rPr>
      </w:pPr>
    </w:p>
    <w:p w14:paraId="27F2CEA7" w14:textId="77777777" w:rsidR="001539B2" w:rsidRDefault="001539B2" w:rsidP="00E21960">
      <w:pPr>
        <w:rPr>
          <w:rFonts w:ascii="Franklin Gothic Book" w:hAnsi="Franklin Gothic Book"/>
        </w:rPr>
      </w:pPr>
    </w:p>
    <w:p w14:paraId="027950A6" w14:textId="77777777" w:rsidR="00E21960" w:rsidRPr="00E21960" w:rsidRDefault="001903B8" w:rsidP="00E21960">
      <w:pPr>
        <w:ind w:firstLine="720"/>
        <w:rPr>
          <w:rFonts w:ascii="Franklin Gothic Book" w:hAnsi="Franklin Gothic Book"/>
        </w:rPr>
      </w:pPr>
      <w:sdt>
        <w:sdtPr>
          <w:rPr>
            <w:rFonts w:ascii="Franklin Gothic Book" w:hAnsi="Franklin Gothic Book"/>
          </w:rPr>
          <w:id w:val="-1626304529"/>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E21960" w:rsidRPr="00F22A71">
        <w:rPr>
          <w:rFonts w:ascii="Franklin Gothic Book" w:hAnsi="Franklin Gothic Book"/>
          <w:sz w:val="22"/>
          <w:szCs w:val="22"/>
        </w:rPr>
        <w:t>Configure the Authenticator</w:t>
      </w:r>
    </w:p>
    <w:p w14:paraId="03179519" w14:textId="77777777" w:rsidR="00E21960" w:rsidRPr="00E21960" w:rsidRDefault="00E21960" w:rsidP="00E21960">
      <w:pPr>
        <w:rPr>
          <w:rFonts w:ascii="Franklin Gothic Book" w:hAnsi="Franklin Gothic Book"/>
        </w:rPr>
      </w:pPr>
    </w:p>
    <w:p w14:paraId="3ABF9AAE" w14:textId="77777777" w:rsidR="00E21960" w:rsidRPr="00E21960" w:rsidRDefault="00E21960" w:rsidP="00E21960">
      <w:pPr>
        <w:pStyle w:val="Heading7"/>
        <w:ind w:firstLine="720"/>
        <w:rPr>
          <w:rFonts w:ascii="Franklin Gothic Book" w:hAnsi="Franklin Gothic Book"/>
        </w:rPr>
      </w:pPr>
      <w:r w:rsidRPr="00E21960">
        <w:rPr>
          <w:rFonts w:ascii="Franklin Gothic Book" w:hAnsi="Franklin Gothic Book"/>
        </w:rPr>
        <w:t>Survey Distribution</w:t>
      </w:r>
    </w:p>
    <w:p w14:paraId="639DD155" w14:textId="77777777" w:rsidR="00E21960" w:rsidRPr="00E21960" w:rsidRDefault="001903B8" w:rsidP="00E21960">
      <w:pPr>
        <w:ind w:left="720"/>
        <w:rPr>
          <w:rFonts w:ascii="Franklin Gothic Book" w:hAnsi="Franklin Gothic Book"/>
        </w:rPr>
      </w:pPr>
      <w:sdt>
        <w:sdtPr>
          <w:rPr>
            <w:rFonts w:ascii="Franklin Gothic Book" w:hAnsi="Franklin Gothic Book"/>
          </w:rPr>
          <w:id w:val="271368932"/>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E21960" w:rsidRPr="00F22A71">
        <w:rPr>
          <w:rFonts w:ascii="Franklin Gothic Book" w:hAnsi="Franklin Gothic Book"/>
          <w:sz w:val="22"/>
          <w:szCs w:val="22"/>
        </w:rPr>
        <w:t>Distribute survey to Participants using an Anonymous link (see Data Collection Protocol)</w:t>
      </w:r>
    </w:p>
    <w:p w14:paraId="3874910E" w14:textId="77777777" w:rsidR="00E21960" w:rsidRPr="00E21960" w:rsidRDefault="00E21960" w:rsidP="00E21960">
      <w:pPr>
        <w:rPr>
          <w:rFonts w:ascii="Franklin Gothic Book" w:hAnsi="Franklin Gothic Book"/>
        </w:rPr>
      </w:pPr>
    </w:p>
    <w:p w14:paraId="6AEDA47E" w14:textId="77777777" w:rsidR="00E21960" w:rsidRPr="00E21960" w:rsidRDefault="00E21960" w:rsidP="00E21960">
      <w:pPr>
        <w:pStyle w:val="Heading7"/>
        <w:ind w:firstLine="720"/>
        <w:rPr>
          <w:rFonts w:ascii="Franklin Gothic Book" w:hAnsi="Franklin Gothic Book"/>
        </w:rPr>
      </w:pPr>
      <w:r w:rsidRPr="00E21960">
        <w:rPr>
          <w:rFonts w:ascii="Franklin Gothic Book" w:hAnsi="Franklin Gothic Book"/>
        </w:rPr>
        <w:t>Functionality Verification</w:t>
      </w:r>
    </w:p>
    <w:p w14:paraId="39CC70E2" w14:textId="3B682B41" w:rsidR="00E21960" w:rsidRDefault="001903B8" w:rsidP="00E21960">
      <w:pPr>
        <w:ind w:left="720"/>
        <w:rPr>
          <w:rFonts w:ascii="Franklin Gothic Book" w:hAnsi="Franklin Gothic Book"/>
        </w:rPr>
      </w:pPr>
      <w:sdt>
        <w:sdtPr>
          <w:rPr>
            <w:rFonts w:ascii="Franklin Gothic Book" w:hAnsi="Franklin Gothic Book"/>
          </w:rPr>
          <w:id w:val="360410282"/>
          <w14:checkbox>
            <w14:checked w14:val="0"/>
            <w14:checkedState w14:val="2612" w14:font="MS Gothic"/>
            <w14:uncheckedState w14:val="2610" w14:font="MS Gothic"/>
          </w14:checkbox>
        </w:sdt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E21960" w:rsidRPr="00F22A71">
        <w:rPr>
          <w:rFonts w:ascii="Franklin Gothic Book" w:hAnsi="Franklin Gothic Book"/>
          <w:sz w:val="22"/>
          <w:szCs w:val="22"/>
        </w:rPr>
        <w:t>Check that survey data are populating as expected</w:t>
      </w:r>
    </w:p>
    <w:p w14:paraId="6BB755FD" w14:textId="77777777" w:rsidR="00E21960" w:rsidRPr="00E21960" w:rsidRDefault="00E21960" w:rsidP="00E21960">
      <w:pPr>
        <w:rPr>
          <w:rFonts w:ascii="Franklin Gothic Book" w:hAnsi="Franklin Gothic Book"/>
        </w:rPr>
      </w:pPr>
    </w:p>
    <w:p w14:paraId="408B1B9B" w14:textId="2AC891FF" w:rsidR="000076B1" w:rsidRPr="00E21960" w:rsidRDefault="000076B1" w:rsidP="000076B1">
      <w:pPr>
        <w:pStyle w:val="Heading6"/>
        <w:rPr>
          <w:rFonts w:ascii="Franklin Gothic Book" w:hAnsi="Franklin Gothic Book"/>
        </w:rPr>
      </w:pPr>
      <w:r>
        <w:rPr>
          <w:rFonts w:ascii="Franklin Gothic Book" w:hAnsi="Franklin Gothic Book"/>
        </w:rPr>
        <w:t>TeachSIM</w:t>
      </w:r>
      <w:r w:rsidRPr="00E21960">
        <w:rPr>
          <w:rFonts w:ascii="Franklin Gothic Book" w:hAnsi="Franklin Gothic Book"/>
        </w:rPr>
        <w:t xml:space="preserve"> </w:t>
      </w:r>
      <w:r>
        <w:rPr>
          <w:rFonts w:ascii="Franklin Gothic Book" w:hAnsi="Franklin Gothic Book"/>
        </w:rPr>
        <w:t>[Scenario] Coach Survey</w:t>
      </w:r>
    </w:p>
    <w:p w14:paraId="33AEE2A0" w14:textId="77777777" w:rsidR="000076B1" w:rsidRDefault="000076B1" w:rsidP="000076B1">
      <w:pPr>
        <w:pStyle w:val="Heading7"/>
        <w:ind w:left="720"/>
        <w:rPr>
          <w:rFonts w:ascii="Franklin Gothic Book" w:hAnsi="Franklin Gothic Book"/>
        </w:rPr>
      </w:pPr>
      <w:r w:rsidRPr="00E21960">
        <w:rPr>
          <w:rFonts w:ascii="Franklin Gothic Book" w:hAnsi="Franklin Gothic Book"/>
        </w:rPr>
        <w:t>Survey Preparation</w:t>
      </w:r>
    </w:p>
    <w:p w14:paraId="3D4AACC4" w14:textId="55968AB6" w:rsidR="00545E06" w:rsidRDefault="00545E06" w:rsidP="000076B1">
      <w:pPr>
        <w:rPr>
          <w:rFonts w:ascii="Franklin Gothic Book" w:hAnsi="Franklin Gothic Book"/>
        </w:rPr>
      </w:pPr>
      <w:r>
        <w:rPr>
          <w:rFonts w:ascii="Franklin Gothic Book" w:hAnsi="Franklin Gothic Book"/>
        </w:rPr>
        <w:tab/>
      </w:r>
      <w:sdt>
        <w:sdtPr>
          <w:rPr>
            <w:rFonts w:ascii="Franklin Gothic Book" w:hAnsi="Franklin Gothic Book"/>
          </w:rPr>
          <w:id w:val="-1561001508"/>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Pr="00F22A71">
        <w:rPr>
          <w:rFonts w:ascii="Franklin Gothic Book" w:hAnsi="Franklin Gothic Book"/>
          <w:sz w:val="22"/>
          <w:szCs w:val="22"/>
        </w:rPr>
        <w:t>Check Survey Flow to ensure blocks are in the desired order</w:t>
      </w:r>
    </w:p>
    <w:p w14:paraId="5738DB61" w14:textId="3FFF396C" w:rsidR="000076B1" w:rsidRDefault="000076B1" w:rsidP="000076B1">
      <w:pPr>
        <w:rPr>
          <w:rFonts w:ascii="Franklin Gothic Book" w:hAnsi="Franklin Gothic Book"/>
        </w:rPr>
      </w:pPr>
      <w:r w:rsidRPr="00E21960">
        <w:rPr>
          <w:rFonts w:ascii="Franklin Gothic Book" w:hAnsi="Franklin Gothic Book"/>
        </w:rPr>
        <w:tab/>
      </w:r>
      <w:sdt>
        <w:sdtPr>
          <w:rPr>
            <w:rFonts w:ascii="Franklin Gothic Book" w:hAnsi="Franklin Gothic Book"/>
          </w:rPr>
          <w:id w:val="-366604313"/>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80375" w:rsidRPr="00F22A71">
        <w:rPr>
          <w:rFonts w:ascii="Franklin Gothic Book" w:hAnsi="Franklin Gothic Book"/>
          <w:sz w:val="22"/>
          <w:szCs w:val="22"/>
        </w:rPr>
        <w:t>Update drilldown options for Partner Site and Coach Name</w:t>
      </w:r>
    </w:p>
    <w:p w14:paraId="634929EC" w14:textId="77777777" w:rsidR="000076B1" w:rsidRPr="00E21960" w:rsidRDefault="000076B1" w:rsidP="000076B1">
      <w:pPr>
        <w:rPr>
          <w:rFonts w:ascii="Franklin Gothic Book" w:hAnsi="Franklin Gothic Book"/>
        </w:rPr>
      </w:pPr>
    </w:p>
    <w:p w14:paraId="08DA2724"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Survey Distribution</w:t>
      </w:r>
    </w:p>
    <w:p w14:paraId="341C52D7" w14:textId="0E39F97C" w:rsidR="000076B1" w:rsidRPr="00E21960" w:rsidRDefault="001903B8" w:rsidP="000076B1">
      <w:pPr>
        <w:ind w:left="720"/>
        <w:rPr>
          <w:rFonts w:ascii="Franklin Gothic Book" w:hAnsi="Franklin Gothic Book"/>
        </w:rPr>
      </w:pPr>
      <w:sdt>
        <w:sdtPr>
          <w:rPr>
            <w:rFonts w:ascii="Franklin Gothic Book" w:hAnsi="Franklin Gothic Book"/>
          </w:rPr>
          <w:id w:val="-2100714346"/>
          <w14:checkbox>
            <w14:checked w14:val="0"/>
            <w14:checkedState w14:val="2612" w14:font="MS Gothic"/>
            <w14:uncheckedState w14:val="2610" w14:font="MS Gothic"/>
          </w14:checkbox>
        </w:sdt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Distribute survey to Coaches using an Anonymous link (see Data Collection Protocol)</w:t>
      </w:r>
    </w:p>
    <w:p w14:paraId="3DA2D5E0" w14:textId="77777777" w:rsidR="000076B1" w:rsidRPr="00E21960" w:rsidRDefault="000076B1" w:rsidP="000076B1">
      <w:pPr>
        <w:rPr>
          <w:rFonts w:ascii="Franklin Gothic Book" w:hAnsi="Franklin Gothic Book"/>
        </w:rPr>
      </w:pPr>
    </w:p>
    <w:p w14:paraId="2AF3CF10"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Functionality Verification</w:t>
      </w:r>
    </w:p>
    <w:p w14:paraId="665B66BC" w14:textId="6124D5DF" w:rsidR="000076B1" w:rsidRDefault="001903B8" w:rsidP="000076B1">
      <w:pPr>
        <w:ind w:left="720"/>
        <w:rPr>
          <w:rFonts w:ascii="Franklin Gothic Book" w:hAnsi="Franklin Gothic Book"/>
        </w:rPr>
      </w:pPr>
      <w:sdt>
        <w:sdtPr>
          <w:rPr>
            <w:rFonts w:ascii="Franklin Gothic Book" w:hAnsi="Franklin Gothic Book"/>
          </w:rPr>
          <w:id w:val="1657960745"/>
          <w14:checkbox>
            <w14:checked w14:val="0"/>
            <w14:checkedState w14:val="2612" w14:font="MS Gothic"/>
            <w14:uncheckedState w14:val="2610" w14:font="MS Gothic"/>
          </w14:checkbox>
        </w:sdt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Check that survey data are populating as expected</w:t>
      </w:r>
    </w:p>
    <w:p w14:paraId="0874C2A8" w14:textId="025C5C89" w:rsidR="000076B1" w:rsidRDefault="000076B1" w:rsidP="000076B1">
      <w:pPr>
        <w:rPr>
          <w:rFonts w:ascii="Franklin Gothic Book" w:hAnsi="Franklin Gothic Book"/>
        </w:rPr>
      </w:pPr>
    </w:p>
    <w:p w14:paraId="2C644672" w14:textId="0CC1756A" w:rsidR="000076B1" w:rsidRPr="00E21960" w:rsidRDefault="000076B1" w:rsidP="000076B1">
      <w:pPr>
        <w:pStyle w:val="Heading6"/>
        <w:rPr>
          <w:rFonts w:ascii="Franklin Gothic Book" w:hAnsi="Franklin Gothic Book"/>
        </w:rPr>
      </w:pPr>
      <w:r>
        <w:rPr>
          <w:rFonts w:ascii="Franklin Gothic Book" w:hAnsi="Franklin Gothic Book"/>
        </w:rPr>
        <w:t>TeachSIM</w:t>
      </w:r>
      <w:r w:rsidRPr="00E21960">
        <w:rPr>
          <w:rFonts w:ascii="Franklin Gothic Book" w:hAnsi="Franklin Gothic Book"/>
        </w:rPr>
        <w:t xml:space="preserve"> </w:t>
      </w:r>
      <w:r>
        <w:rPr>
          <w:rFonts w:ascii="Franklin Gothic Book" w:hAnsi="Franklin Gothic Book"/>
        </w:rPr>
        <w:t>Self-Reflection Survey</w:t>
      </w:r>
    </w:p>
    <w:p w14:paraId="1DEF3FCF" w14:textId="77777777" w:rsidR="000076B1" w:rsidRDefault="000076B1" w:rsidP="000076B1">
      <w:pPr>
        <w:pStyle w:val="Heading7"/>
        <w:ind w:left="720"/>
        <w:rPr>
          <w:rFonts w:ascii="Franklin Gothic Book" w:hAnsi="Franklin Gothic Book"/>
        </w:rPr>
      </w:pPr>
      <w:r w:rsidRPr="00E21960">
        <w:rPr>
          <w:rFonts w:ascii="Franklin Gothic Book" w:hAnsi="Franklin Gothic Book"/>
        </w:rPr>
        <w:t>Survey Preparation</w:t>
      </w:r>
    </w:p>
    <w:p w14:paraId="3D4D504B" w14:textId="0FEA0A84" w:rsidR="00545E06" w:rsidRDefault="00545E06" w:rsidP="000076B1">
      <w:pPr>
        <w:rPr>
          <w:rFonts w:ascii="Franklin Gothic Book" w:hAnsi="Franklin Gothic Book"/>
        </w:rPr>
      </w:pPr>
      <w:r>
        <w:rPr>
          <w:rFonts w:ascii="Franklin Gothic Book" w:hAnsi="Franklin Gothic Book"/>
        </w:rPr>
        <w:tab/>
      </w:r>
      <w:sdt>
        <w:sdtPr>
          <w:rPr>
            <w:rFonts w:ascii="Franklin Gothic Book" w:hAnsi="Franklin Gothic Book"/>
          </w:rPr>
          <w:id w:val="-768997390"/>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Pr="00F22A71">
        <w:rPr>
          <w:rFonts w:ascii="Franklin Gothic Book" w:hAnsi="Franklin Gothic Book"/>
          <w:sz w:val="22"/>
          <w:szCs w:val="22"/>
        </w:rPr>
        <w:t>Check Survey Flow to ensure blocks are in the desired order</w:t>
      </w:r>
    </w:p>
    <w:p w14:paraId="7E6FAB1B" w14:textId="0B5454FE" w:rsidR="000076B1" w:rsidRDefault="000076B1" w:rsidP="000076B1">
      <w:pPr>
        <w:rPr>
          <w:rFonts w:ascii="Franklin Gothic Book" w:hAnsi="Franklin Gothic Book"/>
        </w:rPr>
      </w:pPr>
      <w:r w:rsidRPr="00E21960">
        <w:rPr>
          <w:rFonts w:ascii="Franklin Gothic Book" w:hAnsi="Franklin Gothic Book"/>
        </w:rPr>
        <w:tab/>
      </w:r>
      <w:sdt>
        <w:sdtPr>
          <w:rPr>
            <w:rFonts w:ascii="Franklin Gothic Book" w:hAnsi="Franklin Gothic Book"/>
          </w:rPr>
          <w:id w:val="589899206"/>
          <w14:checkbox>
            <w14:checked w14:val="0"/>
            <w14:checkedState w14:val="2612" w14:font="MS Gothic"/>
            <w14:uncheckedState w14:val="2610" w14:font="MS Gothic"/>
          </w14:checkbox>
        </w:sdt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Pr="00F22A71">
        <w:rPr>
          <w:rFonts w:ascii="Franklin Gothic Book" w:hAnsi="Franklin Gothic Book"/>
          <w:sz w:val="22"/>
          <w:szCs w:val="22"/>
        </w:rPr>
        <w:t>Link participant contact list as embedded data</w:t>
      </w:r>
    </w:p>
    <w:p w14:paraId="1D0432E1" w14:textId="77777777" w:rsidR="000076B1" w:rsidRPr="00E21960" w:rsidRDefault="001903B8" w:rsidP="000076B1">
      <w:pPr>
        <w:ind w:firstLine="720"/>
        <w:rPr>
          <w:rFonts w:ascii="Franklin Gothic Book" w:hAnsi="Franklin Gothic Book"/>
        </w:rPr>
      </w:pPr>
      <w:sdt>
        <w:sdtPr>
          <w:rPr>
            <w:rFonts w:ascii="Franklin Gothic Book" w:hAnsi="Franklin Gothic Book"/>
          </w:rPr>
          <w:id w:val="1536921041"/>
          <w14:checkbox>
            <w14:checked w14:val="0"/>
            <w14:checkedState w14:val="2612" w14:font="MS Gothic"/>
            <w14:uncheckedState w14:val="2610" w14:font="MS Gothic"/>
          </w14:checkbox>
        </w:sdt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Configure the Authenticator</w:t>
      </w:r>
    </w:p>
    <w:p w14:paraId="4520B62F" w14:textId="77777777" w:rsidR="000076B1" w:rsidRPr="00E21960" w:rsidRDefault="000076B1" w:rsidP="000076B1">
      <w:pPr>
        <w:rPr>
          <w:rFonts w:ascii="Franklin Gothic Book" w:hAnsi="Franklin Gothic Book"/>
        </w:rPr>
      </w:pPr>
    </w:p>
    <w:p w14:paraId="12F9F7C1"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Survey Distribution</w:t>
      </w:r>
    </w:p>
    <w:p w14:paraId="1AA24FF4" w14:textId="77777777" w:rsidR="000076B1" w:rsidRPr="00E21960" w:rsidRDefault="001903B8" w:rsidP="000076B1">
      <w:pPr>
        <w:ind w:left="720"/>
        <w:rPr>
          <w:rFonts w:ascii="Franklin Gothic Book" w:hAnsi="Franklin Gothic Book"/>
        </w:rPr>
      </w:pPr>
      <w:sdt>
        <w:sdtPr>
          <w:rPr>
            <w:rFonts w:ascii="Franklin Gothic Book" w:hAnsi="Franklin Gothic Book"/>
          </w:rPr>
          <w:id w:val="-79759371"/>
          <w14:checkbox>
            <w14:checked w14:val="0"/>
            <w14:checkedState w14:val="2612" w14:font="MS Gothic"/>
            <w14:uncheckedState w14:val="2610" w14:font="MS Gothic"/>
          </w14:checkbox>
        </w:sdt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Distribute survey to Participants using an Anonymous link (see Data Collection Protocol)</w:t>
      </w:r>
    </w:p>
    <w:p w14:paraId="5FE1F6E4" w14:textId="77777777" w:rsidR="000076B1" w:rsidRPr="00E21960" w:rsidRDefault="000076B1" w:rsidP="000076B1">
      <w:pPr>
        <w:rPr>
          <w:rFonts w:ascii="Franklin Gothic Book" w:hAnsi="Franklin Gothic Book"/>
        </w:rPr>
      </w:pPr>
    </w:p>
    <w:p w14:paraId="7AC96BF4"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Functionality Verification</w:t>
      </w:r>
    </w:p>
    <w:p w14:paraId="2C569B68" w14:textId="4A7B8EBA" w:rsidR="000076B1" w:rsidRDefault="001903B8" w:rsidP="000076B1">
      <w:pPr>
        <w:ind w:left="720"/>
        <w:rPr>
          <w:rFonts w:ascii="Franklin Gothic Book" w:hAnsi="Franklin Gothic Book"/>
        </w:rPr>
      </w:pPr>
      <w:sdt>
        <w:sdtPr>
          <w:rPr>
            <w:rFonts w:ascii="Franklin Gothic Book" w:hAnsi="Franklin Gothic Book"/>
          </w:rPr>
          <w:id w:val="-533034944"/>
          <w14:checkbox>
            <w14:checked w14:val="0"/>
            <w14:checkedState w14:val="2612" w14:font="MS Gothic"/>
            <w14:uncheckedState w14:val="2610" w14:font="MS Gothic"/>
          </w14:checkbox>
        </w:sdt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Check that survey data are populating as expected</w:t>
      </w:r>
    </w:p>
    <w:p w14:paraId="717D74FB" w14:textId="77777777" w:rsidR="003A7658" w:rsidRPr="00E21960" w:rsidRDefault="003A7658" w:rsidP="003A7658">
      <w:pPr>
        <w:pStyle w:val="Heading6"/>
        <w:rPr>
          <w:rFonts w:ascii="Franklin Gothic Book" w:hAnsi="Franklin Gothic Book"/>
        </w:rPr>
      </w:pPr>
    </w:p>
    <w:p w14:paraId="2A2BAA4F" w14:textId="1A9CE92D" w:rsidR="003A7658" w:rsidRDefault="003A7658" w:rsidP="003A7658"/>
    <w:p w14:paraId="0C06CE90" w14:textId="17B12D52" w:rsidR="00CE005F" w:rsidRPr="00AD05EE" w:rsidRDefault="00CE005F">
      <w:r>
        <w:rPr>
          <w:rFonts w:cstheme="minorHAnsi"/>
          <w:sz w:val="22"/>
          <w:szCs w:val="22"/>
        </w:rPr>
        <w:br w:type="page"/>
      </w:r>
    </w:p>
    <w:p w14:paraId="37D5B1B3" w14:textId="5CDF3D8D" w:rsidR="00CE005F" w:rsidRDefault="00CE005F" w:rsidP="00CE005F">
      <w:pPr>
        <w:pStyle w:val="Heading1"/>
      </w:pPr>
      <w:bookmarkStart w:id="102" w:name="_Toc70196403"/>
      <w:r>
        <w:t xml:space="preserve">Appendix </w:t>
      </w:r>
      <w:r w:rsidR="009C4898">
        <w:t>B</w:t>
      </w:r>
      <w:bookmarkEnd w:id="102"/>
    </w:p>
    <w:p w14:paraId="457EFE6D" w14:textId="33F378E2" w:rsidR="00E724DF" w:rsidRDefault="00E724DF" w:rsidP="00E724DF"/>
    <w:p w14:paraId="1E71556A" w14:textId="4F4F37DF" w:rsidR="00E724DF" w:rsidRDefault="00611701" w:rsidP="00E724DF">
      <w:pPr>
        <w:rPr>
          <w:rFonts w:ascii="Times New Roman" w:hAnsi="Times New Roman" w:cs="Times New Roman"/>
        </w:rPr>
      </w:pPr>
      <w:r>
        <w:rPr>
          <w:rFonts w:ascii="Times New Roman" w:hAnsi="Times New Roman" w:cs="Times New Roman"/>
        </w:rPr>
        <w:t xml:space="preserve">This appendix provides a more in-depth explanation of the code </w:t>
      </w:r>
      <w:r w:rsidR="002C22FB">
        <w:rPr>
          <w:rFonts w:ascii="Times New Roman" w:hAnsi="Times New Roman" w:cs="Times New Roman"/>
        </w:rPr>
        <w:t>used in the Update Database Lambda function.</w:t>
      </w:r>
      <w:r w:rsidR="00A22D2C">
        <w:rPr>
          <w:rFonts w:ascii="Times New Roman" w:hAnsi="Times New Roman" w:cs="Times New Roman"/>
        </w:rPr>
        <w:t xml:space="preserve"> The Jupyter notebook containing this code is called </w:t>
      </w:r>
      <w:r w:rsidR="00A22D2C" w:rsidRPr="008166E0">
        <w:rPr>
          <w:rFonts w:ascii="Times New Roman" w:hAnsi="Times New Roman" w:cs="Times New Roman"/>
          <w:i/>
          <w:iCs/>
        </w:rPr>
        <w:t>Input</w:t>
      </w:r>
      <w:r w:rsidR="00D8312A" w:rsidRPr="008166E0">
        <w:rPr>
          <w:rFonts w:ascii="Times New Roman" w:hAnsi="Times New Roman" w:cs="Times New Roman"/>
          <w:i/>
          <w:iCs/>
        </w:rPr>
        <w:t>_</w:t>
      </w:r>
      <w:r w:rsidR="00A22D2C" w:rsidRPr="008166E0">
        <w:rPr>
          <w:rFonts w:ascii="Times New Roman" w:hAnsi="Times New Roman" w:cs="Times New Roman"/>
          <w:i/>
          <w:iCs/>
        </w:rPr>
        <w:t>Data.ipynb</w:t>
      </w:r>
      <w:r w:rsidR="00A22D2C">
        <w:rPr>
          <w:rFonts w:ascii="Times New Roman" w:hAnsi="Times New Roman" w:cs="Times New Roman"/>
        </w:rPr>
        <w:t xml:space="preserve"> </w:t>
      </w:r>
      <w:r w:rsidR="008166E0">
        <w:rPr>
          <w:rFonts w:ascii="Times New Roman" w:hAnsi="Times New Roman" w:cs="Times New Roman"/>
        </w:rPr>
        <w:t xml:space="preserve">under the RDS folder of the GitHub </w:t>
      </w:r>
      <w:r w:rsidR="00AD2A33">
        <w:rPr>
          <w:rFonts w:ascii="Times New Roman" w:hAnsi="Times New Roman" w:cs="Times New Roman"/>
        </w:rPr>
        <w:t>and the Lambda function with the same functions (but without the testing</w:t>
      </w:r>
      <w:r w:rsidR="008F068F">
        <w:rPr>
          <w:rFonts w:ascii="Times New Roman" w:hAnsi="Times New Roman" w:cs="Times New Roman"/>
        </w:rPr>
        <w:t xml:space="preserve"> as this was the code used for deployment) is contained in the update-database folder. </w:t>
      </w:r>
    </w:p>
    <w:p w14:paraId="41C6CA91" w14:textId="0255EA15" w:rsidR="006F2510" w:rsidRDefault="006F2510" w:rsidP="00E724DF">
      <w:pPr>
        <w:rPr>
          <w:rFonts w:ascii="Times New Roman" w:hAnsi="Times New Roman" w:cs="Times New Roman"/>
        </w:rPr>
      </w:pPr>
    </w:p>
    <w:p w14:paraId="3501CD18" w14:textId="2B529F9C" w:rsidR="006F2510" w:rsidRDefault="006F2510" w:rsidP="00E724DF">
      <w:pPr>
        <w:rPr>
          <w:rFonts w:ascii="Times New Roman" w:hAnsi="Times New Roman" w:cs="Times New Roman"/>
        </w:rPr>
      </w:pPr>
      <w:r>
        <w:rPr>
          <w:rFonts w:ascii="Times New Roman" w:hAnsi="Times New Roman" w:cs="Times New Roman"/>
        </w:rPr>
        <w:t>As described in the main document, the Lambda function interacts with only one function</w:t>
      </w:r>
      <w:r w:rsidR="004304A9">
        <w:rPr>
          <w:rFonts w:ascii="Times New Roman" w:hAnsi="Times New Roman" w:cs="Times New Roman"/>
        </w:rPr>
        <w:t>, namely generateQueries</w:t>
      </w:r>
      <w:r w:rsidR="00F85D3A">
        <w:rPr>
          <w:rFonts w:ascii="Times New Roman" w:hAnsi="Times New Roman" w:cs="Times New Roman"/>
        </w:rPr>
        <w:t>()</w:t>
      </w:r>
      <w:r w:rsidR="004304A9">
        <w:rPr>
          <w:rFonts w:ascii="Times New Roman" w:hAnsi="Times New Roman" w:cs="Times New Roman"/>
        </w:rPr>
        <w:t xml:space="preserve">, which in turn calls several other backend functions that we have written. </w:t>
      </w:r>
      <w:r w:rsidR="00AB7B84">
        <w:rPr>
          <w:rFonts w:ascii="Times New Roman" w:hAnsi="Times New Roman" w:cs="Times New Roman"/>
        </w:rPr>
        <w:t>The only parameters needed are the data in a pandas dataframe, the table name, and a cursor connected to the database. The function returns a list of SQL queries.</w:t>
      </w:r>
    </w:p>
    <w:p w14:paraId="2684CA6B" w14:textId="4F5635A6" w:rsidR="006E0743" w:rsidRDefault="006E0743" w:rsidP="00E724DF">
      <w:pPr>
        <w:rPr>
          <w:rFonts w:ascii="Times New Roman" w:hAnsi="Times New Roman" w:cs="Times New Roman"/>
        </w:rPr>
      </w:pPr>
    </w:p>
    <w:p w14:paraId="395505C9" w14:textId="7DAF4F1B" w:rsidR="006E0743" w:rsidRDefault="006E0743" w:rsidP="00E724DF">
      <w:pPr>
        <w:rPr>
          <w:rFonts w:ascii="Times New Roman" w:hAnsi="Times New Roman" w:cs="Times New Roman"/>
        </w:rPr>
      </w:pPr>
      <w:r>
        <w:rPr>
          <w:rFonts w:ascii="Times New Roman" w:hAnsi="Times New Roman" w:cs="Times New Roman"/>
        </w:rPr>
        <w:t xml:space="preserve">The first step of this function is to determine what columns in the data being passed to it </w:t>
      </w:r>
      <w:r w:rsidR="00EE6EDF">
        <w:rPr>
          <w:rFonts w:ascii="Times New Roman" w:hAnsi="Times New Roman" w:cs="Times New Roman"/>
        </w:rPr>
        <w:t xml:space="preserve">exist in the table being passed to it. </w:t>
      </w:r>
      <w:r w:rsidR="006244E1">
        <w:rPr>
          <w:rFonts w:ascii="Times New Roman" w:hAnsi="Times New Roman" w:cs="Times New Roman"/>
        </w:rPr>
        <w:t xml:space="preserve">To discover this, we </w:t>
      </w:r>
      <w:r w:rsidR="00E62BC6">
        <w:rPr>
          <w:rFonts w:ascii="Times New Roman" w:hAnsi="Times New Roman" w:cs="Times New Roman"/>
        </w:rPr>
        <w:t>use a function that we call overlapColumns</w:t>
      </w:r>
      <w:r w:rsidR="00F85D3A">
        <w:rPr>
          <w:rFonts w:ascii="Times New Roman" w:hAnsi="Times New Roman" w:cs="Times New Roman"/>
        </w:rPr>
        <w:t>()</w:t>
      </w:r>
      <w:r w:rsidR="00E62BC6">
        <w:rPr>
          <w:rFonts w:ascii="Times New Roman" w:hAnsi="Times New Roman" w:cs="Times New Roman"/>
        </w:rPr>
        <w:t xml:space="preserve"> that </w:t>
      </w:r>
      <w:r w:rsidR="00F85D3A">
        <w:rPr>
          <w:rFonts w:ascii="Times New Roman" w:hAnsi="Times New Roman" w:cs="Times New Roman"/>
        </w:rPr>
        <w:t xml:space="preserve">takes two lists of columns and returns a list of those that are in both. Thus, we pass this function the columns from the dataframe and the columns from the table. </w:t>
      </w:r>
      <w:r w:rsidR="003949CB">
        <w:rPr>
          <w:rFonts w:ascii="Times New Roman" w:hAnsi="Times New Roman" w:cs="Times New Roman"/>
        </w:rPr>
        <w:t xml:space="preserve">In order to get the columns from the table, we use our getColumnNames() function that requires the table name and the cursor </w:t>
      </w:r>
      <w:r w:rsidR="00AD1F93">
        <w:rPr>
          <w:rFonts w:ascii="Times New Roman" w:hAnsi="Times New Roman" w:cs="Times New Roman"/>
        </w:rPr>
        <w:t>to generate and execute a SQL query that uses the database schema to identify and return all of the column names from that table.</w:t>
      </w:r>
      <w:r w:rsidR="00071D45">
        <w:rPr>
          <w:rFonts w:ascii="Times New Roman" w:hAnsi="Times New Roman" w:cs="Times New Roman"/>
        </w:rPr>
        <w:t xml:space="preserve"> </w:t>
      </w:r>
    </w:p>
    <w:p w14:paraId="497ABAAA" w14:textId="0457EF57" w:rsidR="00071D45" w:rsidRDefault="00071D45" w:rsidP="00E724DF">
      <w:pPr>
        <w:rPr>
          <w:rFonts w:ascii="Times New Roman" w:hAnsi="Times New Roman" w:cs="Times New Roman"/>
        </w:rPr>
      </w:pPr>
    </w:p>
    <w:p w14:paraId="3C859F71" w14:textId="6A97C455" w:rsidR="00071D45" w:rsidRDefault="00071D45" w:rsidP="00E724DF">
      <w:pPr>
        <w:rPr>
          <w:rFonts w:ascii="Times New Roman" w:hAnsi="Times New Roman" w:cs="Times New Roman"/>
        </w:rPr>
      </w:pPr>
      <w:r>
        <w:rPr>
          <w:rFonts w:ascii="Times New Roman" w:hAnsi="Times New Roman" w:cs="Times New Roman"/>
        </w:rPr>
        <w:t xml:space="preserve">Second, </w:t>
      </w:r>
      <w:r w:rsidR="00C40205">
        <w:rPr>
          <w:rFonts w:ascii="Times New Roman" w:hAnsi="Times New Roman" w:cs="Times New Roman"/>
        </w:rPr>
        <w:t xml:space="preserve">we need to figure out which participants already exist in the table as this will determine whether we update the data in their row or create a new row for them. </w:t>
      </w:r>
      <w:r w:rsidR="00D666DD">
        <w:rPr>
          <w:rFonts w:ascii="Times New Roman" w:hAnsi="Times New Roman" w:cs="Times New Roman"/>
        </w:rPr>
        <w:t xml:space="preserve">To generate a list of all the participants in this table, we use our getExistingIds() function </w:t>
      </w:r>
      <w:r w:rsidR="00275809">
        <w:rPr>
          <w:rFonts w:ascii="Times New Roman" w:hAnsi="Times New Roman" w:cs="Times New Roman"/>
        </w:rPr>
        <w:t>that uses a simple SQL query to return all of the values in the id_participant column of the table</w:t>
      </w:r>
      <w:r w:rsidR="00572EFB">
        <w:rPr>
          <w:rFonts w:ascii="Times New Roman" w:hAnsi="Times New Roman" w:cs="Times New Roman"/>
        </w:rPr>
        <w:t>. You would need to replace id_participant with your relevant primary key.</w:t>
      </w:r>
    </w:p>
    <w:p w14:paraId="5B53D069" w14:textId="396F3CB0" w:rsidR="00572EFB" w:rsidRDefault="00572EFB" w:rsidP="00E724DF">
      <w:pPr>
        <w:rPr>
          <w:rFonts w:ascii="Times New Roman" w:hAnsi="Times New Roman" w:cs="Times New Roman"/>
        </w:rPr>
      </w:pPr>
    </w:p>
    <w:p w14:paraId="7B77FF08" w14:textId="1FB5592D" w:rsidR="00572EFB" w:rsidRDefault="00572EFB" w:rsidP="00E724DF">
      <w:pPr>
        <w:rPr>
          <w:rFonts w:ascii="Times New Roman" w:hAnsi="Times New Roman" w:cs="Times New Roman"/>
        </w:rPr>
      </w:pPr>
      <w:r>
        <w:rPr>
          <w:rFonts w:ascii="Times New Roman" w:hAnsi="Times New Roman" w:cs="Times New Roman"/>
        </w:rPr>
        <w:t xml:space="preserve">The third step is a precautionary data cleaning measure that can </w:t>
      </w:r>
      <w:r w:rsidR="0041794A">
        <w:rPr>
          <w:rFonts w:ascii="Times New Roman" w:hAnsi="Times New Roman" w:cs="Times New Roman"/>
        </w:rPr>
        <w:t>help prevent function failure. The way we generate our SQL queries requires that no text data in the dataframe contains either a single or double quotation mark</w:t>
      </w:r>
      <w:r w:rsidR="00421828">
        <w:rPr>
          <w:rFonts w:ascii="Times New Roman" w:hAnsi="Times New Roman" w:cs="Times New Roman"/>
        </w:rPr>
        <w:t xml:space="preserve"> as this will result in an incorrect query being returned that will not execute. Thus, we use the fixStrings() function to </w:t>
      </w:r>
      <w:r w:rsidR="000B2869">
        <w:rPr>
          <w:rFonts w:ascii="Times New Roman" w:hAnsi="Times New Roman" w:cs="Times New Roman"/>
        </w:rPr>
        <w:t xml:space="preserve">parse through all of the columns of data that are strings (text) and simply remove and quotes. Note that this may lead to </w:t>
      </w:r>
      <w:r w:rsidR="009D5572">
        <w:rPr>
          <w:rFonts w:ascii="Times New Roman" w:hAnsi="Times New Roman" w:cs="Times New Roman"/>
        </w:rPr>
        <w:t>some minor data quality issues depending on how important it is for you to have these quotes in your data. However, we were unable to see a way around this, but that does not mean was does not exist.</w:t>
      </w:r>
    </w:p>
    <w:p w14:paraId="0B2AD49D" w14:textId="052B4688" w:rsidR="002222E3" w:rsidRDefault="002222E3" w:rsidP="00E724DF">
      <w:pPr>
        <w:rPr>
          <w:rFonts w:ascii="Times New Roman" w:hAnsi="Times New Roman" w:cs="Times New Roman"/>
        </w:rPr>
      </w:pPr>
    </w:p>
    <w:p w14:paraId="683D8B6C" w14:textId="7C1AE83B" w:rsidR="002222E3" w:rsidRDefault="002222E3" w:rsidP="00E724DF">
      <w:pPr>
        <w:rPr>
          <w:rFonts w:ascii="Times New Roman" w:hAnsi="Times New Roman" w:cs="Times New Roman"/>
        </w:rPr>
      </w:pPr>
      <w:r>
        <w:rPr>
          <w:rFonts w:ascii="Times New Roman" w:hAnsi="Times New Roman" w:cs="Times New Roman"/>
        </w:rPr>
        <w:t>Lastly, we use the cleaned data, the overlapping columns, and the existing IDs to generate the SQL queries in our list_queries() function.</w:t>
      </w:r>
      <w:r w:rsidR="00241B18">
        <w:rPr>
          <w:rFonts w:ascii="Times New Roman" w:hAnsi="Times New Roman" w:cs="Times New Roman"/>
        </w:rPr>
        <w:t xml:space="preserve"> This function uses id_participant several times so make sure that you replace each instance with </w:t>
      </w:r>
      <w:r w:rsidR="00287746">
        <w:rPr>
          <w:rFonts w:ascii="Times New Roman" w:hAnsi="Times New Roman" w:cs="Times New Roman"/>
        </w:rPr>
        <w:t xml:space="preserve">your primary key. </w:t>
      </w:r>
      <w:r w:rsidR="00AB4800">
        <w:rPr>
          <w:rFonts w:ascii="Times New Roman" w:hAnsi="Times New Roman" w:cs="Times New Roman"/>
        </w:rPr>
        <w:t xml:space="preserve">We start with an empty list of queries </w:t>
      </w:r>
      <w:r w:rsidR="004B5D31">
        <w:rPr>
          <w:rFonts w:ascii="Times New Roman" w:hAnsi="Times New Roman" w:cs="Times New Roman"/>
        </w:rPr>
        <w:t>and</w:t>
      </w:r>
      <w:r w:rsidR="00AB4800">
        <w:rPr>
          <w:rFonts w:ascii="Times New Roman" w:hAnsi="Times New Roman" w:cs="Times New Roman"/>
        </w:rPr>
        <w:t xml:space="preserve"> iterate through each row of the data</w:t>
      </w:r>
      <w:r w:rsidR="004B5D31">
        <w:rPr>
          <w:rFonts w:ascii="Times New Roman" w:hAnsi="Times New Roman" w:cs="Times New Roman"/>
        </w:rPr>
        <w:t xml:space="preserve"> whereby we will generate a query and append it to the list</w:t>
      </w:r>
      <w:r w:rsidR="004828AA">
        <w:rPr>
          <w:rFonts w:ascii="Times New Roman" w:hAnsi="Times New Roman" w:cs="Times New Roman"/>
        </w:rPr>
        <w:t xml:space="preserve">. There are two cases </w:t>
      </w:r>
      <w:r w:rsidR="003F1FA9">
        <w:rPr>
          <w:rFonts w:ascii="Times New Roman" w:hAnsi="Times New Roman" w:cs="Times New Roman"/>
        </w:rPr>
        <w:t>of queries that can be created here. Those for existing IDs that will update a row in the table and those for new IDs that will add a row to the table.</w:t>
      </w:r>
    </w:p>
    <w:p w14:paraId="2F4C2A21" w14:textId="17F8EFDC" w:rsidR="003F1FA9" w:rsidRDefault="003F1FA9" w:rsidP="00E724DF">
      <w:pPr>
        <w:rPr>
          <w:rFonts w:ascii="Times New Roman" w:hAnsi="Times New Roman" w:cs="Times New Roman"/>
        </w:rPr>
      </w:pPr>
    </w:p>
    <w:p w14:paraId="4416836B" w14:textId="12A08AA3" w:rsidR="003F1FA9" w:rsidRDefault="003F1FA9" w:rsidP="00E724DF">
      <w:pPr>
        <w:rPr>
          <w:rFonts w:ascii="Times New Roman" w:hAnsi="Times New Roman" w:cs="Times New Roman"/>
        </w:rPr>
      </w:pPr>
      <w:r>
        <w:rPr>
          <w:rFonts w:ascii="Times New Roman" w:hAnsi="Times New Roman" w:cs="Times New Roman"/>
        </w:rPr>
        <w:t xml:space="preserve">Let us start with the case for an exitsing ID, which we check by seeing if the ID </w:t>
      </w:r>
      <w:r w:rsidR="00022632">
        <w:rPr>
          <w:rFonts w:ascii="Times New Roman" w:hAnsi="Times New Roman" w:cs="Times New Roman"/>
        </w:rPr>
        <w:t>is in the list of existing IDs that we passed to the function. If it is, then we generate a SQL query of the form:</w:t>
      </w:r>
    </w:p>
    <w:p w14:paraId="33F35952" w14:textId="77777777" w:rsidR="003D424C" w:rsidRDefault="003D424C" w:rsidP="00E724DF">
      <w:pPr>
        <w:rPr>
          <w:rFonts w:ascii="Times New Roman" w:hAnsi="Times New Roman" w:cs="Times New Roman"/>
        </w:rPr>
      </w:pPr>
    </w:p>
    <w:p w14:paraId="0D98247A" w14:textId="69632FA4" w:rsidR="00022632" w:rsidRDefault="00022632" w:rsidP="00E724DF">
      <w:pPr>
        <w:rPr>
          <w:rFonts w:ascii="Times New Roman" w:hAnsi="Times New Roman" w:cs="Times New Roman"/>
        </w:rPr>
      </w:pPr>
      <w:r>
        <w:rPr>
          <w:rFonts w:ascii="Times New Roman" w:hAnsi="Times New Roman" w:cs="Times New Roman"/>
        </w:rPr>
        <w:t>“</w:t>
      </w:r>
      <w:r w:rsidR="00FF2372">
        <w:rPr>
          <w:rFonts w:ascii="Times New Roman" w:hAnsi="Times New Roman" w:cs="Times New Roman"/>
        </w:rPr>
        <w:t xml:space="preserve">UPDATE tableName SET </w:t>
      </w:r>
      <w:r w:rsidR="00FD292B">
        <w:rPr>
          <w:rFonts w:ascii="Times New Roman" w:hAnsi="Times New Roman" w:cs="Times New Roman"/>
        </w:rPr>
        <w:t>column1</w:t>
      </w:r>
      <w:r w:rsidR="00FF2372">
        <w:rPr>
          <w:rFonts w:ascii="Times New Roman" w:hAnsi="Times New Roman" w:cs="Times New Roman"/>
        </w:rPr>
        <w:t xml:space="preserve"> = value1, </w:t>
      </w:r>
      <w:r w:rsidR="00FD292B">
        <w:rPr>
          <w:rFonts w:ascii="Times New Roman" w:hAnsi="Times New Roman" w:cs="Times New Roman"/>
        </w:rPr>
        <w:t xml:space="preserve">column </w:t>
      </w:r>
      <w:r w:rsidR="00FF2372">
        <w:rPr>
          <w:rFonts w:ascii="Times New Roman" w:hAnsi="Times New Roman" w:cs="Times New Roman"/>
        </w:rPr>
        <w:t>2 = value2</w:t>
      </w:r>
      <w:r w:rsidR="003D424C">
        <w:rPr>
          <w:rFonts w:ascii="Times New Roman" w:hAnsi="Times New Roman" w:cs="Times New Roman"/>
        </w:rPr>
        <w:t xml:space="preserve">, </w:t>
      </w:r>
      <w:r w:rsidR="00FD292B">
        <w:rPr>
          <w:rFonts w:ascii="Times New Roman" w:hAnsi="Times New Roman" w:cs="Times New Roman"/>
        </w:rPr>
        <w:t xml:space="preserve">column </w:t>
      </w:r>
      <w:r w:rsidR="003D424C">
        <w:rPr>
          <w:rFonts w:ascii="Times New Roman" w:hAnsi="Times New Roman" w:cs="Times New Roman"/>
        </w:rPr>
        <w:t xml:space="preserve">3 = value3 WHERE id_participant = </w:t>
      </w:r>
      <w:r w:rsidR="00210B28">
        <w:rPr>
          <w:rFonts w:ascii="Times New Roman" w:hAnsi="Times New Roman" w:cs="Times New Roman"/>
        </w:rPr>
        <w:t>‘example_id’;”</w:t>
      </w:r>
    </w:p>
    <w:p w14:paraId="0B549399" w14:textId="46AF07C2" w:rsidR="009650B9" w:rsidRDefault="009650B9" w:rsidP="00E724DF">
      <w:pPr>
        <w:rPr>
          <w:rFonts w:ascii="Times New Roman" w:hAnsi="Times New Roman" w:cs="Times New Roman"/>
        </w:rPr>
      </w:pPr>
    </w:p>
    <w:p w14:paraId="43C979A3" w14:textId="5EB04A27" w:rsidR="009650B9" w:rsidRDefault="009650B9" w:rsidP="00E724DF">
      <w:pPr>
        <w:rPr>
          <w:rFonts w:ascii="Times New Roman" w:hAnsi="Times New Roman" w:cs="Times New Roman"/>
        </w:rPr>
      </w:pPr>
      <w:r>
        <w:rPr>
          <w:rFonts w:ascii="Times New Roman" w:hAnsi="Times New Roman" w:cs="Times New Roman"/>
        </w:rPr>
        <w:t xml:space="preserve">We generate this by iterating through the columns and adding </w:t>
      </w:r>
      <w:r w:rsidR="000073CD">
        <w:rPr>
          <w:rFonts w:ascii="Times New Roman" w:hAnsi="Times New Roman" w:cs="Times New Roman"/>
        </w:rPr>
        <w:t>those that have non-null values so that we do not overwrite any existing data for this participant. This is extremely important because it allows us to minimize data loss</w:t>
      </w:r>
      <w:r w:rsidR="00E158C0">
        <w:rPr>
          <w:rFonts w:ascii="Times New Roman" w:hAnsi="Times New Roman" w:cs="Times New Roman"/>
        </w:rPr>
        <w:t xml:space="preserve">. </w:t>
      </w:r>
      <w:r w:rsidR="006727C2">
        <w:rPr>
          <w:rFonts w:ascii="Times New Roman" w:hAnsi="Times New Roman" w:cs="Times New Roman"/>
        </w:rPr>
        <w:t>Additionally, we only add the query generate</w:t>
      </w:r>
      <w:r w:rsidR="001F72E7">
        <w:rPr>
          <w:rFonts w:ascii="Times New Roman" w:hAnsi="Times New Roman" w:cs="Times New Roman"/>
        </w:rPr>
        <w:t>d</w:t>
      </w:r>
      <w:r w:rsidR="006727C2">
        <w:rPr>
          <w:rFonts w:ascii="Times New Roman" w:hAnsi="Times New Roman" w:cs="Times New Roman"/>
        </w:rPr>
        <w:t xml:space="preserve"> to the list </w:t>
      </w:r>
      <w:r w:rsidR="001F72E7">
        <w:rPr>
          <w:rFonts w:ascii="Times New Roman" w:hAnsi="Times New Roman" w:cs="Times New Roman"/>
        </w:rPr>
        <w:t>of all queries if at least one column other than id_participant is going to be updated as it would be trivial otherwise.</w:t>
      </w:r>
    </w:p>
    <w:p w14:paraId="2C1992F6" w14:textId="6C27A435" w:rsidR="001F72E7" w:rsidRDefault="001F72E7" w:rsidP="00E724DF">
      <w:pPr>
        <w:rPr>
          <w:rFonts w:ascii="Times New Roman" w:hAnsi="Times New Roman" w:cs="Times New Roman"/>
        </w:rPr>
      </w:pPr>
    </w:p>
    <w:p w14:paraId="47D371FA" w14:textId="37A1CCB1" w:rsidR="001F72E7" w:rsidRDefault="001F72E7" w:rsidP="00E724DF">
      <w:pPr>
        <w:rPr>
          <w:rFonts w:ascii="Times New Roman" w:hAnsi="Times New Roman" w:cs="Times New Roman"/>
        </w:rPr>
      </w:pPr>
      <w:r>
        <w:rPr>
          <w:rFonts w:ascii="Times New Roman" w:hAnsi="Times New Roman" w:cs="Times New Roman"/>
        </w:rPr>
        <w:t xml:space="preserve">The second case is that </w:t>
      </w:r>
      <w:r w:rsidR="00CB1B0F">
        <w:rPr>
          <w:rFonts w:ascii="Times New Roman" w:hAnsi="Times New Roman" w:cs="Times New Roman"/>
        </w:rPr>
        <w:t xml:space="preserve">the participant does not exist in this table, so we need to create a row for them using </w:t>
      </w:r>
      <w:r w:rsidR="00941FBD">
        <w:rPr>
          <w:rFonts w:ascii="Times New Roman" w:hAnsi="Times New Roman" w:cs="Times New Roman"/>
        </w:rPr>
        <w:t>a SQL query of the form:</w:t>
      </w:r>
    </w:p>
    <w:p w14:paraId="55367396" w14:textId="24FD1304" w:rsidR="00941FBD" w:rsidRDefault="00941FBD" w:rsidP="00E724DF">
      <w:pPr>
        <w:rPr>
          <w:rFonts w:ascii="Times New Roman" w:hAnsi="Times New Roman" w:cs="Times New Roman"/>
        </w:rPr>
      </w:pPr>
    </w:p>
    <w:p w14:paraId="1BCF4BE9" w14:textId="6D21EC87" w:rsidR="00941FBD" w:rsidRDefault="00941FBD" w:rsidP="00E724DF">
      <w:pPr>
        <w:rPr>
          <w:rFonts w:ascii="Times New Roman" w:hAnsi="Times New Roman" w:cs="Times New Roman"/>
        </w:rPr>
      </w:pPr>
      <w:r>
        <w:rPr>
          <w:rFonts w:ascii="Times New Roman" w:hAnsi="Times New Roman" w:cs="Times New Roman"/>
        </w:rPr>
        <w:t xml:space="preserve">“REPLACE INTO tableName </w:t>
      </w:r>
      <w:r w:rsidR="00FD292B">
        <w:rPr>
          <w:rFonts w:ascii="Times New Roman" w:hAnsi="Times New Roman" w:cs="Times New Roman"/>
        </w:rPr>
        <w:t xml:space="preserve">(column 1, column2, column3) </w:t>
      </w:r>
      <w:r w:rsidR="00F940E2">
        <w:rPr>
          <w:rFonts w:ascii="Times New Roman" w:hAnsi="Times New Roman" w:cs="Times New Roman"/>
        </w:rPr>
        <w:t>VALUES (value1, value2, value3</w:t>
      </w:r>
      <w:r w:rsidR="000724EB">
        <w:rPr>
          <w:rFonts w:ascii="Times New Roman" w:hAnsi="Times New Roman" w:cs="Times New Roman"/>
        </w:rPr>
        <w:t>);”</w:t>
      </w:r>
    </w:p>
    <w:p w14:paraId="497BD6F3" w14:textId="2EF2154D" w:rsidR="000724EB" w:rsidRDefault="000724EB" w:rsidP="00E724DF">
      <w:pPr>
        <w:rPr>
          <w:rFonts w:ascii="Times New Roman" w:hAnsi="Times New Roman" w:cs="Times New Roman"/>
        </w:rPr>
      </w:pPr>
    </w:p>
    <w:p w14:paraId="1827E977" w14:textId="4048EE49" w:rsidR="000724EB" w:rsidRDefault="000724EB" w:rsidP="00E724DF">
      <w:pPr>
        <w:rPr>
          <w:rFonts w:ascii="Times New Roman" w:hAnsi="Times New Roman" w:cs="Times New Roman"/>
        </w:rPr>
      </w:pPr>
      <w:r>
        <w:rPr>
          <w:rFonts w:ascii="Times New Roman" w:hAnsi="Times New Roman" w:cs="Times New Roman"/>
        </w:rPr>
        <w:t xml:space="preserve">We generate the columns and values in the same </w:t>
      </w:r>
      <w:r w:rsidR="000075A3">
        <w:rPr>
          <w:rFonts w:ascii="Times New Roman" w:hAnsi="Times New Roman" w:cs="Times New Roman"/>
        </w:rPr>
        <w:t>way,</w:t>
      </w:r>
      <w:r>
        <w:rPr>
          <w:rFonts w:ascii="Times New Roman" w:hAnsi="Times New Roman" w:cs="Times New Roman"/>
        </w:rPr>
        <w:t xml:space="preserve"> but </w:t>
      </w:r>
      <w:r w:rsidR="000075A3">
        <w:rPr>
          <w:rFonts w:ascii="Times New Roman" w:hAnsi="Times New Roman" w:cs="Times New Roman"/>
        </w:rPr>
        <w:t>we alter the construction of the query to adhere to the syntax required. Additionally, we only</w:t>
      </w:r>
      <w:r w:rsidR="002C13B9">
        <w:rPr>
          <w:rFonts w:ascii="Times New Roman" w:hAnsi="Times New Roman" w:cs="Times New Roman"/>
        </w:rPr>
        <w:t xml:space="preserve"> keep the query if at least one other column besides id_participant has a non-null value. </w:t>
      </w:r>
      <w:r w:rsidR="00BC1948">
        <w:rPr>
          <w:rFonts w:ascii="Times New Roman" w:hAnsi="Times New Roman" w:cs="Times New Roman"/>
        </w:rPr>
        <w:t xml:space="preserve">Lastly, an important addition in the case from the first is that since we are adding a row to the table for this participant, we add their ID to the existing_ids list so that if </w:t>
      </w:r>
      <w:r w:rsidR="00F75446">
        <w:rPr>
          <w:rFonts w:ascii="Times New Roman" w:hAnsi="Times New Roman" w:cs="Times New Roman"/>
        </w:rPr>
        <w:t xml:space="preserve">there happen to be two rows in the data for the same new participant, we do not overwrite the </w:t>
      </w:r>
      <w:r w:rsidR="00AB3040">
        <w:rPr>
          <w:rFonts w:ascii="Times New Roman" w:hAnsi="Times New Roman" w:cs="Times New Roman"/>
        </w:rPr>
        <w:t xml:space="preserve">first row but rather keep all of the data from both. However, if there is any contradictory data, </w:t>
      </w:r>
      <w:r w:rsidR="00256366">
        <w:rPr>
          <w:rFonts w:ascii="Times New Roman" w:hAnsi="Times New Roman" w:cs="Times New Roman"/>
        </w:rPr>
        <w:t>the data of the last row for that participant will be used.</w:t>
      </w:r>
    </w:p>
    <w:p w14:paraId="48EA3139" w14:textId="5B6F3537" w:rsidR="0020106B" w:rsidRDefault="0020106B" w:rsidP="00E724DF">
      <w:pPr>
        <w:rPr>
          <w:rFonts w:ascii="Times New Roman" w:hAnsi="Times New Roman" w:cs="Times New Roman"/>
        </w:rPr>
      </w:pPr>
    </w:p>
    <w:p w14:paraId="54597331" w14:textId="7C020D3E" w:rsidR="0020106B" w:rsidRDefault="0020106B" w:rsidP="00E724DF">
      <w:pPr>
        <w:rPr>
          <w:rFonts w:ascii="Times New Roman" w:hAnsi="Times New Roman" w:cs="Times New Roman"/>
        </w:rPr>
      </w:pPr>
      <w:r>
        <w:rPr>
          <w:rFonts w:ascii="Times New Roman" w:hAnsi="Times New Roman" w:cs="Times New Roman"/>
        </w:rPr>
        <w:t>The list_queries() function returns the list with all of the queries generate above</w:t>
      </w:r>
      <w:r w:rsidR="007C7423">
        <w:rPr>
          <w:rFonts w:ascii="Times New Roman" w:hAnsi="Times New Roman" w:cs="Times New Roman"/>
        </w:rPr>
        <w:t xml:space="preserve">, which is ultimately then the output that is used for the generateQueries function, but it is more </w:t>
      </w:r>
      <w:r w:rsidR="0480B935" w:rsidRPr="55CFF55E">
        <w:rPr>
          <w:rFonts w:ascii="Times New Roman" w:hAnsi="Times New Roman" w:cs="Times New Roman"/>
        </w:rPr>
        <w:t>digestible</w:t>
      </w:r>
      <w:r w:rsidR="007C7423">
        <w:rPr>
          <w:rFonts w:ascii="Times New Roman" w:hAnsi="Times New Roman" w:cs="Times New Roman"/>
        </w:rPr>
        <w:t xml:space="preserve"> to have </w:t>
      </w:r>
      <w:r w:rsidR="004D295D">
        <w:rPr>
          <w:rFonts w:ascii="Times New Roman" w:hAnsi="Times New Roman" w:cs="Times New Roman"/>
        </w:rPr>
        <w:t>them broken out to allow for an easier front-facing function.</w:t>
      </w:r>
    </w:p>
    <w:p w14:paraId="20D2ABF2" w14:textId="4D1B1497" w:rsidR="0020106B" w:rsidRDefault="0020106B" w:rsidP="00E724DF">
      <w:pPr>
        <w:rPr>
          <w:rFonts w:ascii="Times New Roman" w:hAnsi="Times New Roman" w:cs="Times New Roman"/>
        </w:rPr>
      </w:pPr>
    </w:p>
    <w:p w14:paraId="22F1CF1B" w14:textId="6BBB7DB8" w:rsidR="0020106B" w:rsidRPr="00E724DF" w:rsidRDefault="0020106B" w:rsidP="00E724DF">
      <w:pPr>
        <w:rPr>
          <w:rFonts w:ascii="Times New Roman" w:hAnsi="Times New Roman" w:cs="Times New Roman"/>
        </w:rPr>
      </w:pPr>
      <w:r>
        <w:rPr>
          <w:rFonts w:ascii="Times New Roman" w:hAnsi="Times New Roman" w:cs="Times New Roman"/>
        </w:rPr>
        <w:t>This concludes the cover</w:t>
      </w:r>
      <w:r w:rsidR="004D295D">
        <w:rPr>
          <w:rFonts w:ascii="Times New Roman" w:hAnsi="Times New Roman" w:cs="Times New Roman"/>
        </w:rPr>
        <w:t xml:space="preserve">age of the code </w:t>
      </w:r>
      <w:r w:rsidR="00040834">
        <w:rPr>
          <w:rFonts w:ascii="Times New Roman" w:hAnsi="Times New Roman" w:cs="Times New Roman"/>
        </w:rPr>
        <w:t xml:space="preserve">used </w:t>
      </w:r>
      <w:r w:rsidR="004D295D">
        <w:rPr>
          <w:rFonts w:ascii="Times New Roman" w:hAnsi="Times New Roman" w:cs="Times New Roman"/>
        </w:rPr>
        <w:t>to update the database</w:t>
      </w:r>
      <w:r w:rsidR="00040834">
        <w:rPr>
          <w:rFonts w:ascii="Times New Roman" w:hAnsi="Times New Roman" w:cs="Times New Roman"/>
        </w:rPr>
        <w:t>.</w:t>
      </w:r>
    </w:p>
    <w:p w14:paraId="2B26700D" w14:textId="2556ACB3" w:rsidR="00CE005F" w:rsidRDefault="00CE005F" w:rsidP="00164A6A">
      <w:pPr>
        <w:rPr>
          <w:rFonts w:cstheme="minorHAnsi"/>
          <w:sz w:val="22"/>
          <w:szCs w:val="22"/>
        </w:rPr>
      </w:pPr>
    </w:p>
    <w:p w14:paraId="092C0415" w14:textId="78A53DD1" w:rsidR="009B4274" w:rsidRDefault="009B4274" w:rsidP="00164A6A">
      <w:pPr>
        <w:rPr>
          <w:rFonts w:cstheme="minorHAnsi"/>
          <w:sz w:val="22"/>
          <w:szCs w:val="22"/>
        </w:rPr>
      </w:pPr>
    </w:p>
    <w:p w14:paraId="764170DC" w14:textId="4793A487" w:rsidR="009B4274" w:rsidRDefault="009B4274">
      <w:pPr>
        <w:rPr>
          <w:rFonts w:cstheme="minorHAnsi"/>
          <w:sz w:val="22"/>
          <w:szCs w:val="22"/>
        </w:rPr>
      </w:pPr>
      <w:r>
        <w:rPr>
          <w:rFonts w:cstheme="minorHAnsi"/>
          <w:sz w:val="22"/>
          <w:szCs w:val="22"/>
        </w:rPr>
        <w:br w:type="page"/>
      </w:r>
    </w:p>
    <w:p w14:paraId="061BAB95" w14:textId="1B05728E" w:rsidR="009B4274" w:rsidRDefault="009B4274" w:rsidP="009B4274">
      <w:pPr>
        <w:pStyle w:val="Heading1"/>
      </w:pPr>
      <w:bookmarkStart w:id="103" w:name="_Toc70196404"/>
      <w:r>
        <w:t xml:space="preserve">Appendix </w:t>
      </w:r>
      <w:r w:rsidR="00D83DE8">
        <w:t>C</w:t>
      </w:r>
      <w:bookmarkEnd w:id="103"/>
    </w:p>
    <w:p w14:paraId="1B96B703" w14:textId="7FF7B7D1" w:rsidR="009B4274" w:rsidRDefault="009B4274" w:rsidP="009B4274"/>
    <w:p w14:paraId="5D53C2F0" w14:textId="6160ED8D" w:rsidR="009B4274" w:rsidRDefault="009B4274" w:rsidP="009B4274">
      <w:pPr>
        <w:rPr>
          <w:rFonts w:ascii="Times New Roman" w:hAnsi="Times New Roman" w:cs="Times New Roman"/>
        </w:rPr>
      </w:pPr>
      <w:r>
        <w:rPr>
          <w:rFonts w:ascii="Times New Roman" w:hAnsi="Times New Roman" w:cs="Times New Roman"/>
        </w:rPr>
        <w:t xml:space="preserve">This appendix covers the code used by the API to query the database according to the user input. A Jupyter notebook with this code and test cases exists on the GitHub </w:t>
      </w:r>
      <w:r w:rsidR="00A17387">
        <w:rPr>
          <w:rFonts w:ascii="Times New Roman" w:hAnsi="Times New Roman" w:cs="Times New Roman"/>
        </w:rPr>
        <w:t xml:space="preserve">under the API Gateway folder </w:t>
      </w:r>
      <w:r>
        <w:rPr>
          <w:rFonts w:ascii="Times New Roman" w:hAnsi="Times New Roman" w:cs="Times New Roman"/>
        </w:rPr>
        <w:t xml:space="preserve">and is called </w:t>
      </w:r>
      <w:r w:rsidR="00C02447" w:rsidRPr="00C02447">
        <w:rPr>
          <w:rFonts w:ascii="Times New Roman" w:hAnsi="Times New Roman" w:cs="Times New Roman"/>
          <w:i/>
          <w:iCs/>
        </w:rPr>
        <w:t>Automate_Queries</w:t>
      </w:r>
      <w:r w:rsidRPr="00C02447">
        <w:rPr>
          <w:rFonts w:ascii="Times New Roman" w:hAnsi="Times New Roman" w:cs="Times New Roman"/>
          <w:i/>
          <w:iCs/>
        </w:rPr>
        <w:t>.ipynb</w:t>
      </w:r>
      <w:r>
        <w:rPr>
          <w:rFonts w:ascii="Times New Roman" w:hAnsi="Times New Roman" w:cs="Times New Roman"/>
        </w:rPr>
        <w:t xml:space="preserve">. </w:t>
      </w:r>
    </w:p>
    <w:p w14:paraId="5CBA74FF" w14:textId="78274239" w:rsidR="009B4274" w:rsidRDefault="009B4274" w:rsidP="009B4274">
      <w:pPr>
        <w:rPr>
          <w:rFonts w:ascii="Times New Roman" w:hAnsi="Times New Roman" w:cs="Times New Roman"/>
        </w:rPr>
      </w:pPr>
    </w:p>
    <w:p w14:paraId="1524764D" w14:textId="46759C38" w:rsidR="009B4274" w:rsidRDefault="00042E6F" w:rsidP="009B4274">
      <w:pPr>
        <w:rPr>
          <w:rFonts w:ascii="Times New Roman" w:hAnsi="Times New Roman" w:cs="Times New Roman"/>
        </w:rPr>
      </w:pPr>
      <w:r>
        <w:rPr>
          <w:rFonts w:ascii="Times New Roman" w:hAnsi="Times New Roman" w:cs="Times New Roman"/>
        </w:rPr>
        <w:t>As previously mentioned, the input parameters to the wrapper request() function</w:t>
      </w:r>
      <w:r w:rsidR="0067393E">
        <w:rPr>
          <w:rFonts w:ascii="Times New Roman" w:hAnsi="Times New Roman" w:cs="Times New Roman"/>
        </w:rPr>
        <w:t xml:space="preserve"> are as follows:</w:t>
      </w:r>
    </w:p>
    <w:p w14:paraId="24F2CE32"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14:paraId="11DD10C9"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measure_list: a list of the tables from which to query</w:t>
      </w:r>
    </w:p>
    <w:p w14:paraId="68D9A078"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time_list: a list of study years that we want to filter on</w:t>
      </w:r>
    </w:p>
    <w:p w14:paraId="7FEE174C"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specific_measure_list: a list of survey names that map to groups of variables within the tables</w:t>
      </w:r>
    </w:p>
    <w:p w14:paraId="6C00BA8A"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field_type: a list with either ‘Numeric’, ‘Text’, or both to filter the columns by data type</w:t>
      </w:r>
    </w:p>
    <w:p w14:paraId="28F6F3C6" w14:textId="73012AC1" w:rsidR="0067393E" w:rsidRDefault="0067393E" w:rsidP="009B4274">
      <w:pPr>
        <w:rPr>
          <w:rFonts w:ascii="Times New Roman" w:hAnsi="Times New Roman" w:cs="Times New Roman"/>
        </w:rPr>
      </w:pPr>
    </w:p>
    <w:p w14:paraId="76116C29" w14:textId="5CCD88B9" w:rsidR="00931020" w:rsidRDefault="00F848B5" w:rsidP="009B4274">
      <w:pPr>
        <w:rPr>
          <w:rFonts w:ascii="Times New Roman" w:hAnsi="Times New Roman" w:cs="Times New Roman"/>
        </w:rPr>
      </w:pPr>
      <w:r>
        <w:rPr>
          <w:rFonts w:ascii="Times New Roman" w:hAnsi="Times New Roman" w:cs="Times New Roman"/>
        </w:rPr>
        <w:t xml:space="preserve">We use these to generate the larger </w:t>
      </w:r>
      <w:r w:rsidR="00D66E87">
        <w:rPr>
          <w:rFonts w:ascii="Times New Roman" w:hAnsi="Times New Roman" w:cs="Times New Roman"/>
        </w:rPr>
        <w:t xml:space="preserve">query that will return the relevant data. This is broken into two distinct parts. First is a subquery that </w:t>
      </w:r>
      <w:r w:rsidR="00A543F4">
        <w:rPr>
          <w:rFonts w:ascii="Times New Roman" w:hAnsi="Times New Roman" w:cs="Times New Roman"/>
        </w:rPr>
        <w:t xml:space="preserve">joins all of the tables together based on their shared primary key, id_participant, and filters based on the year as provided in time_list. </w:t>
      </w:r>
      <w:r w:rsidR="00EE490C">
        <w:rPr>
          <w:rFonts w:ascii="Times New Roman" w:hAnsi="Times New Roman" w:cs="Times New Roman"/>
        </w:rPr>
        <w:t xml:space="preserve">If you are adding filters for your own project (such that you would use a WHERE clause in SQL), this is where you would add them, and you can simply mimic how we do this for the time_list as we will now describe. </w:t>
      </w:r>
      <w:r w:rsidR="00931020">
        <w:rPr>
          <w:rFonts w:ascii="Times New Roman" w:hAnsi="Times New Roman" w:cs="Times New Roman"/>
        </w:rPr>
        <w:t>Second</w:t>
      </w:r>
      <w:r w:rsidR="00850FFC">
        <w:rPr>
          <w:rFonts w:ascii="Times New Roman" w:hAnsi="Times New Roman" w:cs="Times New Roman"/>
        </w:rPr>
        <w:t xml:space="preserve"> is a selection from the subquery based on the relevant columns desired.</w:t>
      </w:r>
    </w:p>
    <w:p w14:paraId="6E03A135" w14:textId="77777777" w:rsidR="00931020" w:rsidRDefault="00931020" w:rsidP="009B4274">
      <w:pPr>
        <w:rPr>
          <w:rFonts w:ascii="Times New Roman" w:hAnsi="Times New Roman" w:cs="Times New Roman"/>
        </w:rPr>
      </w:pPr>
    </w:p>
    <w:p w14:paraId="0ED21A3D" w14:textId="6CC7D477" w:rsidR="0067393E" w:rsidRDefault="00850FFC" w:rsidP="009B4274">
      <w:pPr>
        <w:rPr>
          <w:rFonts w:ascii="Times New Roman" w:hAnsi="Times New Roman" w:cs="Times New Roman"/>
        </w:rPr>
      </w:pPr>
      <w:r>
        <w:rPr>
          <w:rFonts w:ascii="Times New Roman" w:hAnsi="Times New Roman" w:cs="Times New Roman"/>
        </w:rPr>
        <w:t>Let us first examine the subquery</w:t>
      </w:r>
      <w:r w:rsidR="00EE490C">
        <w:rPr>
          <w:rFonts w:ascii="Times New Roman" w:hAnsi="Times New Roman" w:cs="Times New Roman"/>
        </w:rPr>
        <w:t xml:space="preserve">. We generate it with the subquery() function that </w:t>
      </w:r>
      <w:r w:rsidR="00BA72F8">
        <w:rPr>
          <w:rFonts w:ascii="Times New Roman" w:hAnsi="Times New Roman" w:cs="Times New Roman"/>
        </w:rPr>
        <w:t xml:space="preserve">only requires as input the time_list. If you are adding more filters, you would need to </w:t>
      </w:r>
      <w:r w:rsidR="008F3A72">
        <w:rPr>
          <w:rFonts w:ascii="Times New Roman" w:hAnsi="Times New Roman" w:cs="Times New Roman"/>
        </w:rPr>
        <w:t xml:space="preserve">pass additional parameters to this function. The first part of the subquery is fairly straightforward. </w:t>
      </w:r>
      <w:r w:rsidR="00507DB7">
        <w:rPr>
          <w:rFonts w:ascii="Times New Roman" w:hAnsi="Times New Roman" w:cs="Times New Roman"/>
        </w:rPr>
        <w:t>We start with the identifiers table and perform left joins with the other tables using id_participant</w:t>
      </w:r>
      <w:r w:rsidR="00474DD7">
        <w:rPr>
          <w:rFonts w:ascii="Times New Roman" w:hAnsi="Times New Roman" w:cs="Times New Roman"/>
        </w:rPr>
        <w:t xml:space="preserve"> to combine rows. Note that the Participant_Tracker table has a different name for the id_participant column,</w:t>
      </w:r>
      <w:r w:rsidR="00F72A50">
        <w:rPr>
          <w:rFonts w:ascii="Times New Roman" w:hAnsi="Times New Roman" w:cs="Times New Roman"/>
        </w:rPr>
        <w:t xml:space="preserve"> which requires slightly different syntax, but the concept remains the same. It is also important to note that MySQL does not permit full joins, meaning that </w:t>
      </w:r>
      <w:r w:rsidR="00F37C0E">
        <w:rPr>
          <w:rFonts w:ascii="Times New Roman" w:hAnsi="Times New Roman" w:cs="Times New Roman"/>
        </w:rPr>
        <w:t xml:space="preserve">all rows from both tables cannot be kept in the case that the IDs are not in both. </w:t>
      </w:r>
      <w:r w:rsidR="00786C82">
        <w:rPr>
          <w:rFonts w:ascii="Times New Roman" w:hAnsi="Times New Roman" w:cs="Times New Roman"/>
        </w:rPr>
        <w:t xml:space="preserve">To avoid this causing an issue of data loss, we must start with the Identifiers table, making the assumption that this will have every participant ID that </w:t>
      </w:r>
      <w:r w:rsidR="00F76390">
        <w:rPr>
          <w:rFonts w:ascii="Times New Roman" w:hAnsi="Times New Roman" w:cs="Times New Roman"/>
        </w:rPr>
        <w:t xml:space="preserve">exists in the other tables, and we use left joins because it will keep </w:t>
      </w:r>
      <w:r w:rsidR="00825499">
        <w:rPr>
          <w:rFonts w:ascii="Times New Roman" w:hAnsi="Times New Roman" w:cs="Times New Roman"/>
        </w:rPr>
        <w:t xml:space="preserve">every single data participant from Identifiers whether or not they exist in the joining table. By its nature, the left join will drop any participant IDs that exist in the joining table (the right table) but not the Identifiers table (the left table). </w:t>
      </w:r>
      <w:r w:rsidR="00BA6A03">
        <w:rPr>
          <w:rFonts w:ascii="Times New Roman" w:hAnsi="Times New Roman" w:cs="Times New Roman"/>
        </w:rPr>
        <w:t>This means that the ordering of this section of the subquery matters. A right join would do the opposite and an inner join would keep only those participants that exist in both tables.</w:t>
      </w:r>
    </w:p>
    <w:p w14:paraId="53FBB0B7" w14:textId="79B75017" w:rsidR="00BA6A03" w:rsidRDefault="00BA6A03" w:rsidP="009B4274">
      <w:pPr>
        <w:rPr>
          <w:rFonts w:ascii="Times New Roman" w:hAnsi="Times New Roman" w:cs="Times New Roman"/>
        </w:rPr>
      </w:pPr>
    </w:p>
    <w:p w14:paraId="08888CFA" w14:textId="796105D3" w:rsidR="00BA6A03" w:rsidRDefault="00766F9D" w:rsidP="009B4274">
      <w:pPr>
        <w:rPr>
          <w:rFonts w:ascii="Times New Roman" w:hAnsi="Times New Roman" w:cs="Times New Roman"/>
        </w:rPr>
      </w:pPr>
      <w:r>
        <w:rPr>
          <w:rFonts w:ascii="Times New Roman" w:hAnsi="Times New Roman" w:cs="Times New Roman"/>
        </w:rPr>
        <w:t xml:space="preserve">Now that we have joined all the tables, we want to filter based on </w:t>
      </w:r>
      <w:r w:rsidR="003F0EFC">
        <w:rPr>
          <w:rFonts w:ascii="Times New Roman" w:hAnsi="Times New Roman" w:cs="Times New Roman"/>
        </w:rPr>
        <w:t xml:space="preserve">id_year (or whichever column you want to do this with) by adding a WHERE clause. </w:t>
      </w:r>
      <w:r w:rsidR="00CA7E74">
        <w:rPr>
          <w:rFonts w:ascii="Times New Roman" w:hAnsi="Times New Roman" w:cs="Times New Roman"/>
        </w:rPr>
        <w:t>Since the web-facing query page will produce a list of time periods in the format such as “Fall 201</w:t>
      </w:r>
      <w:r w:rsidR="00FF00C5">
        <w:rPr>
          <w:rFonts w:ascii="Times New Roman" w:hAnsi="Times New Roman" w:cs="Times New Roman"/>
        </w:rPr>
        <w:t>7</w:t>
      </w:r>
      <w:r w:rsidR="00CA7E74">
        <w:rPr>
          <w:rFonts w:ascii="Times New Roman" w:hAnsi="Times New Roman" w:cs="Times New Roman"/>
        </w:rPr>
        <w:t xml:space="preserve">” or “Spring 2019”, we use a background function called convert_semester() to </w:t>
      </w:r>
      <w:r w:rsidR="00CD04BF">
        <w:rPr>
          <w:rFonts w:ascii="Times New Roman" w:hAnsi="Times New Roman" w:cs="Times New Roman"/>
        </w:rPr>
        <w:t xml:space="preserve">translate these values into the actual values in the database. For example: </w:t>
      </w:r>
      <w:r w:rsidR="000966D9">
        <w:rPr>
          <w:rFonts w:ascii="Times New Roman" w:hAnsi="Times New Roman" w:cs="Times New Roman"/>
        </w:rPr>
        <w:t>convert_semester([“Fall 2018”, “Spring 2019”]) would return [</w:t>
      </w:r>
      <w:r w:rsidR="00FF00C5">
        <w:rPr>
          <w:rFonts w:ascii="Times New Roman" w:hAnsi="Times New Roman" w:cs="Times New Roman"/>
        </w:rPr>
        <w:t>1718, 1819</w:t>
      </w:r>
      <w:r w:rsidR="000966D9">
        <w:rPr>
          <w:rFonts w:ascii="Times New Roman" w:hAnsi="Times New Roman" w:cs="Times New Roman"/>
        </w:rPr>
        <w:t>]</w:t>
      </w:r>
      <w:r w:rsidR="00FF00C5">
        <w:rPr>
          <w:rFonts w:ascii="Times New Roman" w:hAnsi="Times New Roman" w:cs="Times New Roman"/>
        </w:rPr>
        <w:t>.</w:t>
      </w:r>
      <w:r w:rsidR="00C6545E">
        <w:rPr>
          <w:rFonts w:ascii="Times New Roman" w:hAnsi="Times New Roman" w:cs="Times New Roman"/>
        </w:rPr>
        <w:t xml:space="preserve"> We can then use these values to filter the data in our WHERE column</w:t>
      </w:r>
      <w:r w:rsidR="006D1EC7">
        <w:rPr>
          <w:rFonts w:ascii="Times New Roman" w:hAnsi="Times New Roman" w:cs="Times New Roman"/>
        </w:rPr>
        <w:t xml:space="preserve"> by adding the following to our query: “WHERE </w:t>
      </w:r>
      <w:r w:rsidR="009C501F">
        <w:rPr>
          <w:rFonts w:ascii="Times New Roman" w:hAnsi="Times New Roman" w:cs="Times New Roman"/>
        </w:rPr>
        <w:t xml:space="preserve">id_year in (1718, 1819)”. </w:t>
      </w:r>
      <w:r w:rsidR="00265518">
        <w:rPr>
          <w:rFonts w:ascii="Times New Roman" w:hAnsi="Times New Roman" w:cs="Times New Roman"/>
        </w:rPr>
        <w:t xml:space="preserve">This can be done in a similar way for other columns. The import thing to remember is that you will need to map the values </w:t>
      </w:r>
      <w:r w:rsidR="006866AC">
        <w:rPr>
          <w:rFonts w:ascii="Times New Roman" w:hAnsi="Times New Roman" w:cs="Times New Roman"/>
        </w:rPr>
        <w:t xml:space="preserve">given from the web-facing page to the corresponding values in the data, because it is easier and cleaner to look at </w:t>
      </w:r>
      <w:r w:rsidR="00DF11AF">
        <w:rPr>
          <w:rFonts w:ascii="Times New Roman" w:hAnsi="Times New Roman" w:cs="Times New Roman"/>
        </w:rPr>
        <w:t xml:space="preserve">“Fall 2018” than “1819.” </w:t>
      </w:r>
    </w:p>
    <w:p w14:paraId="1A2971E1" w14:textId="430292E3" w:rsidR="00494F2B" w:rsidRDefault="00494F2B" w:rsidP="009B4274">
      <w:pPr>
        <w:rPr>
          <w:rFonts w:ascii="Times New Roman" w:hAnsi="Times New Roman" w:cs="Times New Roman"/>
        </w:rPr>
      </w:pPr>
    </w:p>
    <w:p w14:paraId="54C9F99D" w14:textId="76FC514B" w:rsidR="00494F2B" w:rsidRDefault="00494F2B" w:rsidP="009B4274">
      <w:pPr>
        <w:rPr>
          <w:rFonts w:ascii="Times New Roman" w:hAnsi="Times New Roman" w:cs="Times New Roman"/>
        </w:rPr>
      </w:pPr>
      <w:r>
        <w:rPr>
          <w:rFonts w:ascii="Times New Roman" w:hAnsi="Times New Roman" w:cs="Times New Roman"/>
        </w:rPr>
        <w:t xml:space="preserve">Now that our subquery is complete, we need to specify which columns to select from </w:t>
      </w:r>
      <w:r w:rsidR="0027543D">
        <w:rPr>
          <w:rFonts w:ascii="Times New Roman" w:hAnsi="Times New Roman" w:cs="Times New Roman"/>
        </w:rPr>
        <w:t xml:space="preserve">its output. To do this, we use the get_variables() function that requires a cursor, the </w:t>
      </w:r>
      <w:r w:rsidR="00C97131">
        <w:rPr>
          <w:rFonts w:ascii="Times New Roman" w:hAnsi="Times New Roman" w:cs="Times New Roman"/>
        </w:rPr>
        <w:t xml:space="preserve">measure and specific measure lists, and the field type list. These are different than the filtering based on time because we are simply looking at a subset of the columns rather than </w:t>
      </w:r>
      <w:r w:rsidR="00E24F49">
        <w:rPr>
          <w:rFonts w:ascii="Times New Roman" w:hAnsi="Times New Roman" w:cs="Times New Roman"/>
        </w:rPr>
        <w:t>filtering the rows based on values.</w:t>
      </w:r>
      <w:r w:rsidR="00907BE3">
        <w:rPr>
          <w:rFonts w:ascii="Times New Roman" w:hAnsi="Times New Roman" w:cs="Times New Roman"/>
        </w:rPr>
        <w:t xml:space="preserve"> </w:t>
      </w:r>
      <w:r w:rsidR="007A55A6">
        <w:rPr>
          <w:rFonts w:ascii="Times New Roman" w:hAnsi="Times New Roman" w:cs="Times New Roman"/>
        </w:rPr>
        <w:t xml:space="preserve">The first piece of this function returns the columns according to the measure and specific measure lists and the second </w:t>
      </w:r>
      <w:r w:rsidR="00DD42F4">
        <w:rPr>
          <w:rFonts w:ascii="Times New Roman" w:hAnsi="Times New Roman" w:cs="Times New Roman"/>
        </w:rPr>
        <w:t>component filters these based on their data type.</w:t>
      </w:r>
    </w:p>
    <w:p w14:paraId="48C7A6A0" w14:textId="2E50360C" w:rsidR="00DF56A1" w:rsidRDefault="00DF56A1" w:rsidP="009B4274">
      <w:pPr>
        <w:rPr>
          <w:rFonts w:ascii="Times New Roman" w:hAnsi="Times New Roman" w:cs="Times New Roman"/>
        </w:rPr>
      </w:pPr>
    </w:p>
    <w:p w14:paraId="56362FBE" w14:textId="131876CD" w:rsidR="00DF56A1" w:rsidRDefault="009B635C" w:rsidP="00090F10">
      <w:pPr>
        <w:rPr>
          <w:rFonts w:ascii="Times New Roman" w:hAnsi="Times New Roman" w:cs="Times New Roman"/>
        </w:rPr>
      </w:pPr>
      <w:r>
        <w:rPr>
          <w:rFonts w:ascii="Times New Roman" w:hAnsi="Times New Roman" w:cs="Times New Roman"/>
        </w:rPr>
        <w:t xml:space="preserve">The first portion </w:t>
      </w:r>
      <w:r w:rsidR="00FF03E7">
        <w:rPr>
          <w:rFonts w:ascii="Times New Roman" w:hAnsi="Times New Roman" w:cs="Times New Roman"/>
        </w:rPr>
        <w:t xml:space="preserve">requires a deeper understanding of how measure_list and specific_measure_list relate. </w:t>
      </w:r>
      <w:r w:rsidR="00506DCC">
        <w:rPr>
          <w:rFonts w:ascii="Times New Roman" w:hAnsi="Times New Roman" w:cs="Times New Roman"/>
        </w:rPr>
        <w:t xml:space="preserve">Measure_list is a subset of the tables in the database, while specific_measure_list is </w:t>
      </w:r>
      <w:r w:rsidR="001704F6">
        <w:rPr>
          <w:rFonts w:ascii="Times New Roman" w:hAnsi="Times New Roman" w:cs="Times New Roman"/>
        </w:rPr>
        <w:t xml:space="preserve">a list of groups of variables that are further subsets of these tables. For example, “Survey_Measures” is a table in the </w:t>
      </w:r>
      <w:r w:rsidR="0021425A">
        <w:rPr>
          <w:rFonts w:ascii="Times New Roman" w:hAnsi="Times New Roman" w:cs="Times New Roman"/>
        </w:rPr>
        <w:t>database with subsets such as “big5”</w:t>
      </w:r>
      <w:r w:rsidR="007C13CC">
        <w:rPr>
          <w:rFonts w:ascii="Times New Roman" w:hAnsi="Times New Roman" w:cs="Times New Roman"/>
        </w:rPr>
        <w:t>,</w:t>
      </w:r>
      <w:r w:rsidR="0021425A">
        <w:rPr>
          <w:rFonts w:ascii="Times New Roman" w:hAnsi="Times New Roman" w:cs="Times New Roman"/>
        </w:rPr>
        <w:t xml:space="preserve"> </w:t>
      </w:r>
      <w:r w:rsidR="007C13CC">
        <w:rPr>
          <w:rFonts w:ascii="Times New Roman" w:hAnsi="Times New Roman" w:cs="Times New Roman"/>
        </w:rPr>
        <w:t>which</w:t>
      </w:r>
      <w:r w:rsidR="0021425A">
        <w:rPr>
          <w:rFonts w:ascii="Times New Roman" w:hAnsi="Times New Roman" w:cs="Times New Roman"/>
        </w:rPr>
        <w:t xml:space="preserve"> pertains to </w:t>
      </w:r>
      <w:r w:rsidR="00005927">
        <w:rPr>
          <w:rFonts w:ascii="Times New Roman" w:hAnsi="Times New Roman" w:cs="Times New Roman"/>
        </w:rPr>
        <w:t>all columns whose names begin with “big5_” like “big5_base_survey”</w:t>
      </w:r>
      <w:r w:rsidR="007C13CC">
        <w:rPr>
          <w:rFonts w:ascii="Times New Roman" w:hAnsi="Times New Roman" w:cs="Times New Roman"/>
        </w:rPr>
        <w:t>, or “exit_post_survey”, which references all columns in this table that start with “</w:t>
      </w:r>
      <w:r w:rsidR="0068451C">
        <w:rPr>
          <w:rFonts w:ascii="Times New Roman" w:hAnsi="Times New Roman" w:cs="Times New Roman"/>
        </w:rPr>
        <w:t xml:space="preserve">exit_”. </w:t>
      </w:r>
      <w:r w:rsidR="001B1392">
        <w:rPr>
          <w:rFonts w:ascii="Times New Roman" w:hAnsi="Times New Roman" w:cs="Times New Roman"/>
        </w:rPr>
        <w:t xml:space="preserve">We have a custom function that we built to create the mapping of these subsets of our tables called generate_mapping(), which will need to be altered for your specific project. However, if this type of </w:t>
      </w:r>
      <w:r w:rsidR="6EF8413B" w:rsidRPr="55CFF55E">
        <w:rPr>
          <w:rFonts w:ascii="Times New Roman" w:hAnsi="Times New Roman" w:cs="Times New Roman"/>
        </w:rPr>
        <w:t>sub setting</w:t>
      </w:r>
      <w:r w:rsidR="001B1392">
        <w:rPr>
          <w:rFonts w:ascii="Times New Roman" w:hAnsi="Times New Roman" w:cs="Times New Roman"/>
        </w:rPr>
        <w:t xml:space="preserve"> is not applicable to your project, simply skip this. </w:t>
      </w:r>
      <w:r w:rsidR="00E0145B">
        <w:rPr>
          <w:rFonts w:ascii="Times New Roman" w:hAnsi="Times New Roman" w:cs="Times New Roman"/>
        </w:rPr>
        <w:t xml:space="preserve">We will now describe how we get the desired columns. </w:t>
      </w:r>
      <w:r w:rsidR="00FF3211">
        <w:rPr>
          <w:rFonts w:ascii="Times New Roman" w:hAnsi="Times New Roman" w:cs="Times New Roman"/>
        </w:rPr>
        <w:t xml:space="preserve">If the table in measure_list does not have any subsets as defined in the mapping (our </w:t>
      </w:r>
      <w:r w:rsidR="00B22EAD">
        <w:rPr>
          <w:rFonts w:ascii="Times New Roman" w:hAnsi="Times New Roman" w:cs="Times New Roman"/>
        </w:rPr>
        <w:t>Participant_Measures</w:t>
      </w:r>
      <w:r w:rsidR="00FF3211">
        <w:rPr>
          <w:rFonts w:ascii="Times New Roman" w:hAnsi="Times New Roman" w:cs="Times New Roman"/>
        </w:rPr>
        <w:t xml:space="preserve"> and Participant_Tracker tables do not), then this is simple. If the table is in measure_list, we include all the columns from this table by using </w:t>
      </w:r>
      <w:r w:rsidR="00B22EAD">
        <w:rPr>
          <w:rFonts w:ascii="Times New Roman" w:hAnsi="Times New Roman" w:cs="Times New Roman"/>
        </w:rPr>
        <w:t xml:space="preserve">the table_variables() function that obtains the list of columns from the table schema. However, if the table does have subsets, this is a bit more complicated, and we will go through the cases now. First, if the </w:t>
      </w:r>
      <w:r w:rsidR="004856BC">
        <w:rPr>
          <w:rFonts w:ascii="Times New Roman" w:hAnsi="Times New Roman" w:cs="Times New Roman"/>
        </w:rPr>
        <w:t xml:space="preserve">table is included in measure_list and none of its subsets are included in specific_measure_list, we </w:t>
      </w:r>
      <w:r w:rsidR="00AD28E1">
        <w:rPr>
          <w:rFonts w:ascii="Times New Roman" w:hAnsi="Times New Roman" w:cs="Times New Roman"/>
        </w:rPr>
        <w:t>include all the columns from the table. However, if one or more of the subsets are included in specific_measure_list</w:t>
      </w:r>
      <w:r w:rsidR="00090F10">
        <w:rPr>
          <w:rFonts w:ascii="Times New Roman" w:hAnsi="Times New Roman" w:cs="Times New Roman"/>
        </w:rPr>
        <w:t xml:space="preserve"> </w:t>
      </w:r>
      <w:r w:rsidR="006A0B0C">
        <w:rPr>
          <w:rFonts w:ascii="Times New Roman" w:hAnsi="Times New Roman" w:cs="Times New Roman"/>
        </w:rPr>
        <w:t>then whether or not the</w:t>
      </w:r>
      <w:r w:rsidR="00090F10">
        <w:rPr>
          <w:rFonts w:ascii="Times New Roman" w:hAnsi="Times New Roman" w:cs="Times New Roman"/>
        </w:rPr>
        <w:t xml:space="preserve"> table is </w:t>
      </w:r>
      <w:r w:rsidR="0095656A">
        <w:rPr>
          <w:rFonts w:ascii="Times New Roman" w:hAnsi="Times New Roman" w:cs="Times New Roman"/>
        </w:rPr>
        <w:t>included in</w:t>
      </w:r>
      <w:r w:rsidR="000E0CE0">
        <w:rPr>
          <w:rFonts w:ascii="Times New Roman" w:hAnsi="Times New Roman" w:cs="Times New Roman"/>
        </w:rPr>
        <w:t xml:space="preserve"> measure_list</w:t>
      </w:r>
      <w:r w:rsidR="006C7F45">
        <w:rPr>
          <w:rFonts w:ascii="Times New Roman" w:hAnsi="Times New Roman" w:cs="Times New Roman"/>
        </w:rPr>
        <w:t xml:space="preserve">, </w:t>
      </w:r>
      <w:r w:rsidR="0095656A">
        <w:rPr>
          <w:rFonts w:ascii="Times New Roman" w:hAnsi="Times New Roman" w:cs="Times New Roman"/>
        </w:rPr>
        <w:t xml:space="preserve">we include only those </w:t>
      </w:r>
      <w:r w:rsidR="00CE0B64">
        <w:rPr>
          <w:rFonts w:ascii="Times New Roman" w:hAnsi="Times New Roman" w:cs="Times New Roman"/>
        </w:rPr>
        <w:t xml:space="preserve">columns specified by the subsets, which we get from the mapping. </w:t>
      </w:r>
      <w:r w:rsidR="00317338">
        <w:rPr>
          <w:rFonts w:ascii="Times New Roman" w:hAnsi="Times New Roman" w:cs="Times New Roman"/>
        </w:rPr>
        <w:t xml:space="preserve">If neither are selected, obviously none of those columns are included. </w:t>
      </w:r>
      <w:r w:rsidR="006C7F45">
        <w:rPr>
          <w:rFonts w:ascii="Times New Roman" w:hAnsi="Times New Roman" w:cs="Times New Roman"/>
        </w:rPr>
        <w:t xml:space="preserve">We made the choice here that if a subset is selected </w:t>
      </w:r>
      <w:r w:rsidR="00C54B97">
        <w:rPr>
          <w:rFonts w:ascii="Times New Roman" w:hAnsi="Times New Roman" w:cs="Times New Roman"/>
        </w:rPr>
        <w:t xml:space="preserve">(in specific_measure_list), </w:t>
      </w:r>
      <w:r w:rsidR="006C7F45">
        <w:rPr>
          <w:rFonts w:ascii="Times New Roman" w:hAnsi="Times New Roman" w:cs="Times New Roman"/>
        </w:rPr>
        <w:t xml:space="preserve">but </w:t>
      </w:r>
      <w:r w:rsidR="00C54B97">
        <w:rPr>
          <w:rFonts w:ascii="Times New Roman" w:hAnsi="Times New Roman" w:cs="Times New Roman"/>
        </w:rPr>
        <w:t xml:space="preserve">the overall table is not selected (in measure_list), we </w:t>
      </w:r>
      <w:r w:rsidR="00F84F95">
        <w:rPr>
          <w:rFonts w:ascii="Times New Roman" w:hAnsi="Times New Roman" w:cs="Times New Roman"/>
        </w:rPr>
        <w:t xml:space="preserve">treat it the same as if the table is selected by only </w:t>
      </w:r>
      <w:r w:rsidR="00B36C54">
        <w:rPr>
          <w:rFonts w:ascii="Times New Roman" w:hAnsi="Times New Roman" w:cs="Times New Roman"/>
        </w:rPr>
        <w:t xml:space="preserve">including the columns in the relevant subsets. </w:t>
      </w:r>
      <w:r w:rsidR="00317338">
        <w:rPr>
          <w:rFonts w:ascii="Times New Roman" w:hAnsi="Times New Roman" w:cs="Times New Roman"/>
        </w:rPr>
        <w:t xml:space="preserve">This may wish to be changed such that the subset </w:t>
      </w:r>
      <w:r w:rsidR="00B36C54">
        <w:rPr>
          <w:rFonts w:ascii="Times New Roman" w:hAnsi="Times New Roman" w:cs="Times New Roman"/>
        </w:rPr>
        <w:t>is not included if the main table is not selected</w:t>
      </w:r>
      <w:r w:rsidR="00317338">
        <w:rPr>
          <w:rFonts w:ascii="Times New Roman" w:hAnsi="Times New Roman" w:cs="Times New Roman"/>
        </w:rPr>
        <w:t>, which is possible</w:t>
      </w:r>
      <w:r w:rsidR="008920AA">
        <w:rPr>
          <w:rFonts w:ascii="Times New Roman" w:hAnsi="Times New Roman" w:cs="Times New Roman"/>
        </w:rPr>
        <w:t xml:space="preserve"> to adapt the code to handle. All of these columns are combined into one overall list</w:t>
      </w:r>
      <w:r w:rsidR="005653A6">
        <w:rPr>
          <w:rFonts w:ascii="Times New Roman" w:hAnsi="Times New Roman" w:cs="Times New Roman"/>
        </w:rPr>
        <w:t xml:space="preserve"> and we ensure that there are no duplicates and that id_participant is included.</w:t>
      </w:r>
    </w:p>
    <w:p w14:paraId="287478DB" w14:textId="174D43DA" w:rsidR="005653A6" w:rsidRDefault="005653A6" w:rsidP="00090F10">
      <w:pPr>
        <w:rPr>
          <w:rFonts w:ascii="Times New Roman" w:hAnsi="Times New Roman" w:cs="Times New Roman"/>
        </w:rPr>
      </w:pPr>
    </w:p>
    <w:p w14:paraId="0A30B0F4" w14:textId="37B2AA2F" w:rsidR="005653A6" w:rsidRDefault="005653A6" w:rsidP="00090F10">
      <w:pPr>
        <w:rPr>
          <w:rFonts w:ascii="Times New Roman" w:hAnsi="Times New Roman" w:cs="Times New Roman"/>
        </w:rPr>
      </w:pPr>
      <w:r>
        <w:rPr>
          <w:rFonts w:ascii="Times New Roman" w:hAnsi="Times New Roman" w:cs="Times New Roman"/>
        </w:rPr>
        <w:t xml:space="preserve">Secondly, we filter </w:t>
      </w:r>
      <w:r w:rsidR="000F4A06">
        <w:rPr>
          <w:rFonts w:ascii="Times New Roman" w:hAnsi="Times New Roman" w:cs="Times New Roman"/>
        </w:rPr>
        <w:t>this list of columns based on data type. If both “Text” and “Numeric” are included in field_type (checked on the query form) or if neither are included, then no filtering is done</w:t>
      </w:r>
      <w:r w:rsidR="002758DE">
        <w:rPr>
          <w:rFonts w:ascii="Times New Roman" w:hAnsi="Times New Roman" w:cs="Times New Roman"/>
        </w:rPr>
        <w:t>,</w:t>
      </w:r>
      <w:r w:rsidR="000F4A06">
        <w:rPr>
          <w:rFonts w:ascii="Times New Roman" w:hAnsi="Times New Roman" w:cs="Times New Roman"/>
        </w:rPr>
        <w:t xml:space="preserve"> and we simply return the columns produced by the first portion. However, if only one is included, </w:t>
      </w:r>
      <w:r w:rsidR="002758DE">
        <w:rPr>
          <w:rFonts w:ascii="Times New Roman" w:hAnsi="Times New Roman" w:cs="Times New Roman"/>
        </w:rPr>
        <w:t xml:space="preserve">we filter for only columns with those data types (still including id_participant if numeric data is desired). </w:t>
      </w:r>
      <w:r w:rsidR="00FE00E4">
        <w:rPr>
          <w:rFonts w:ascii="Times New Roman" w:hAnsi="Times New Roman" w:cs="Times New Roman"/>
        </w:rPr>
        <w:t xml:space="preserve">We use our background functions text() and numeric() to generate lists of all the columns </w:t>
      </w:r>
      <w:r w:rsidR="00177A56">
        <w:rPr>
          <w:rFonts w:ascii="Times New Roman" w:hAnsi="Times New Roman" w:cs="Times New Roman"/>
        </w:rPr>
        <w:t xml:space="preserve">across the relevant tables that have the desired data type. We then </w:t>
      </w:r>
      <w:r w:rsidR="00C45E97">
        <w:rPr>
          <w:rFonts w:ascii="Times New Roman" w:hAnsi="Times New Roman" w:cs="Times New Roman"/>
        </w:rPr>
        <w:t xml:space="preserve">filter by returning the columns that exist in both the list of columns from the first section of this get_variables() function </w:t>
      </w:r>
      <w:r w:rsidR="00925616">
        <w:rPr>
          <w:rFonts w:ascii="Times New Roman" w:hAnsi="Times New Roman" w:cs="Times New Roman"/>
        </w:rPr>
        <w:t xml:space="preserve">and this data type specific list. We return a list of the </w:t>
      </w:r>
      <w:r w:rsidR="00E328D3">
        <w:rPr>
          <w:rFonts w:ascii="Times New Roman" w:hAnsi="Times New Roman" w:cs="Times New Roman"/>
        </w:rPr>
        <w:t>relevant columns as output.</w:t>
      </w:r>
    </w:p>
    <w:p w14:paraId="5C378FAF" w14:textId="5A9018C5" w:rsidR="00E328D3" w:rsidRDefault="00E328D3" w:rsidP="00090F10">
      <w:pPr>
        <w:rPr>
          <w:rFonts w:ascii="Times New Roman" w:hAnsi="Times New Roman" w:cs="Times New Roman"/>
        </w:rPr>
      </w:pPr>
    </w:p>
    <w:p w14:paraId="6513227E" w14:textId="7226A3CF" w:rsidR="00E328D3" w:rsidRDefault="00E328D3" w:rsidP="00090F10">
      <w:pPr>
        <w:rPr>
          <w:rFonts w:ascii="Times New Roman" w:hAnsi="Times New Roman" w:cs="Times New Roman"/>
        </w:rPr>
      </w:pPr>
      <w:r>
        <w:rPr>
          <w:rFonts w:ascii="Times New Roman" w:hAnsi="Times New Roman" w:cs="Times New Roman"/>
        </w:rPr>
        <w:t xml:space="preserve">Now that we have the subquery that merges all of the data and filters based on time (or other filtering as needed) and a list of desired columns, </w:t>
      </w:r>
      <w:r w:rsidR="005C2893">
        <w:rPr>
          <w:rFonts w:ascii="Times New Roman" w:hAnsi="Times New Roman" w:cs="Times New Roman"/>
        </w:rPr>
        <w:t xml:space="preserve">we combine these two in our wrapper request() function to return the data pertaining to the relevant columns from the subquery. There are certainly other ways to piece these together, but we found this to be </w:t>
      </w:r>
      <w:r w:rsidR="007E2288">
        <w:rPr>
          <w:rFonts w:ascii="Times New Roman" w:hAnsi="Times New Roman" w:cs="Times New Roman"/>
        </w:rPr>
        <w:t>the easiest way for us to do this in a manner that allows us to break the problem down into smaller parts</w:t>
      </w:r>
      <w:r w:rsidR="001C52F9">
        <w:rPr>
          <w:rFonts w:ascii="Times New Roman" w:hAnsi="Times New Roman" w:cs="Times New Roman"/>
        </w:rPr>
        <w:t xml:space="preserve"> for interpretability. Much of this should be reusable by changing table </w:t>
      </w:r>
      <w:r w:rsidR="000011D8">
        <w:rPr>
          <w:rFonts w:ascii="Times New Roman" w:hAnsi="Times New Roman" w:cs="Times New Roman"/>
        </w:rPr>
        <w:t>and primary key names where needed.</w:t>
      </w:r>
    </w:p>
    <w:p w14:paraId="33235411" w14:textId="6D5CD568" w:rsidR="00A810D5" w:rsidRDefault="00A810D5" w:rsidP="009B4274">
      <w:pPr>
        <w:rPr>
          <w:rFonts w:ascii="Times New Roman" w:hAnsi="Times New Roman" w:cs="Times New Roman"/>
        </w:rPr>
      </w:pPr>
    </w:p>
    <w:p w14:paraId="1D73F0B1" w14:textId="77777777" w:rsidR="00A810D5" w:rsidRPr="009B4274" w:rsidRDefault="00A810D5" w:rsidP="009B4274">
      <w:pPr>
        <w:rPr>
          <w:rFonts w:ascii="Times New Roman" w:hAnsi="Times New Roman" w:cs="Times New Roman"/>
        </w:rPr>
      </w:pPr>
    </w:p>
    <w:sectPr w:rsidR="00A810D5" w:rsidRPr="009B4274" w:rsidSect="00A4066B">
      <w:headerReference w:type="first" r:id="rId63"/>
      <w:footerReference w:type="firs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rijoles, Alexis Azucena (aap5du)" w:date="2021-04-20T17:04:00Z" w:initials="PAA(">
    <w:p w14:paraId="1E2AA07B" w14:textId="065BA876" w:rsidR="007D0B27" w:rsidRDefault="007D0B27">
      <w:pPr>
        <w:pStyle w:val="CommentText"/>
      </w:pPr>
      <w:r>
        <w:rPr>
          <w:rStyle w:val="CommentReference"/>
        </w:rPr>
        <w:annotationRef/>
      </w:r>
      <w:r w:rsidR="00F37DBE">
        <w:t>Please credit yourselves in the introduction.</w:t>
      </w:r>
      <w:r w:rsidR="005C7F77">
        <w:t xml:space="preserve"> Something like: </w:t>
      </w:r>
      <w:r w:rsidR="00F37DBE">
        <w:t xml:space="preserve"> “This document was created by </w:t>
      </w:r>
      <w:r w:rsidR="00853224">
        <w:t>a</w:t>
      </w:r>
      <w:r w:rsidR="00F37DBE">
        <w:t xml:space="preserve"> </w:t>
      </w:r>
      <w:r w:rsidR="003846E8">
        <w:t>2020-2021 School of Data Science Capstone Team</w:t>
      </w:r>
      <w:r w:rsidR="00603971">
        <w:t xml:space="preserve"> that partnered with the Collaboratory replication lab</w:t>
      </w:r>
      <w:r w:rsidR="00853224">
        <w:t xml:space="preserve">. </w:t>
      </w:r>
      <w:r w:rsidR="005C7F77">
        <w:t>The team members are: [your names]”</w:t>
      </w:r>
    </w:p>
  </w:comment>
  <w:comment w:id="13" w:author="Prijoles, Alexis Azucena (aap5du)" w:date="2021-04-20T17:17:00Z" w:initials="PAA(">
    <w:p w14:paraId="602BABF1" w14:textId="7C8FC225" w:rsidR="00DE4D26" w:rsidRDefault="00DE4D26">
      <w:pPr>
        <w:pStyle w:val="CommentText"/>
      </w:pPr>
      <w:r>
        <w:rPr>
          <w:rStyle w:val="CommentReference"/>
        </w:rPr>
        <w:annotationRef/>
      </w:r>
      <w:r>
        <w:t>Add link</w:t>
      </w:r>
    </w:p>
  </w:comment>
  <w:comment w:id="66" w:author="Prijoles, Alexis Azucena (aap5du)" w:date="2021-04-26T13:10:00Z" w:initials="P(">
    <w:p w14:paraId="6513BC5E" w14:textId="7237B34D" w:rsidR="39E88263" w:rsidRDefault="39E88263">
      <w:pPr>
        <w:pStyle w:val="CommentText"/>
      </w:pPr>
      <w:r>
        <w:t>If "taylorrohrich...." needs to be replaced in all of these commands, can you mention that. For example: "'taylorrohrich...' in each of these commands should be replaced with your own credentials"</w:t>
      </w:r>
      <w:r>
        <w:rPr>
          <w:rStyle w:val="CommentReference"/>
        </w:rPr>
        <w:annotationRef/>
      </w:r>
    </w:p>
  </w:comment>
  <w:comment w:id="86" w:author="Prijoles, Alexis Azucena (aap5du)" w:date="2021-04-20T17:34:00Z" w:initials="PAA(">
    <w:p w14:paraId="578A531E" w14:textId="33C28B90" w:rsidR="00F549A5" w:rsidRDefault="00F549A5">
      <w:pPr>
        <w:pStyle w:val="CommentText"/>
      </w:pPr>
      <w:r>
        <w:rPr>
          <w:rStyle w:val="CommentReference"/>
        </w:rPr>
        <w:annotationRef/>
      </w:r>
      <w:r>
        <w:t>Can you section off any code like this so that it’s easy to identify</w:t>
      </w:r>
      <w:r w:rsidR="00F035BD">
        <w:t xml:space="preserve"> as code</w:t>
      </w:r>
      <w:r w:rsidR="00100AE8">
        <w:t>? This will make it easier for someone who is scrolling through the document looking for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2AA07B" w15:done="1"/>
  <w15:commentEx w15:paraId="602BABF1" w15:done="0"/>
  <w15:commentEx w15:paraId="6513BC5E" w15:done="0"/>
  <w15:commentEx w15:paraId="578A53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8810" w16cex:dateUtc="2021-04-20T21:04:00Z"/>
  <w16cex:commentExtensible w16cex:durableId="24298B19" w16cex:dateUtc="2021-04-20T21:17:00Z"/>
  <w16cex:commentExtensible w16cex:durableId="613D92DB" w16cex:dateUtc="2021-04-26T17:10:00Z"/>
  <w16cex:commentExtensible w16cex:durableId="24298F40" w16cex:dateUtc="2021-04-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2AA07B" w16cid:durableId="24298810"/>
  <w16cid:commentId w16cid:paraId="602BABF1" w16cid:durableId="24298B19"/>
  <w16cid:commentId w16cid:paraId="6513BC5E" w16cid:durableId="613D92DB"/>
  <w16cid:commentId w16cid:paraId="578A531E" w16cid:durableId="24298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A3DE3" w14:textId="77777777" w:rsidR="00881BB5" w:rsidRDefault="00881BB5" w:rsidP="00C95ADC">
      <w:r>
        <w:separator/>
      </w:r>
    </w:p>
  </w:endnote>
  <w:endnote w:type="continuationSeparator" w:id="0">
    <w:p w14:paraId="3D321DC0" w14:textId="77777777" w:rsidR="00881BB5" w:rsidRDefault="00881BB5" w:rsidP="00C95ADC">
      <w:r>
        <w:continuationSeparator/>
      </w:r>
    </w:p>
  </w:endnote>
  <w:endnote w:type="continuationNotice" w:id="1">
    <w:p w14:paraId="54C6643A" w14:textId="77777777" w:rsidR="00881BB5" w:rsidRDefault="00881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Helvetica Neue">
    <w:altName w:val="Sylfaen"/>
    <w:charset w:val="00"/>
    <w:family w:val="auto"/>
    <w:pitch w:val="variable"/>
    <w:sig w:usb0="E50002FF" w:usb1="500079DB" w:usb2="00000010" w:usb3="00000000" w:csb0="00000001" w:csb1="00000000"/>
  </w:font>
  <w:font w:name="Franklin Gothic Book">
    <w:altName w:val="Calibri"/>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4111051"/>
      <w:docPartObj>
        <w:docPartGallery w:val="Page Numbers (Bottom of Page)"/>
        <w:docPartUnique/>
      </w:docPartObj>
    </w:sdtPr>
    <w:sdtContent>
      <w:p w14:paraId="7674945B" w14:textId="660A4F5D" w:rsidR="000A5B9A" w:rsidRDefault="000A5B9A" w:rsidP="005147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6EACDA" w14:textId="77777777" w:rsidR="000A5B9A" w:rsidRDefault="000A5B9A" w:rsidP="00F82E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6571877"/>
      <w:docPartObj>
        <w:docPartGallery w:val="Page Numbers (Bottom of Page)"/>
        <w:docPartUnique/>
      </w:docPartObj>
    </w:sdtPr>
    <w:sdtContent>
      <w:p w14:paraId="729D73DF" w14:textId="6C4B9024" w:rsidR="000A5B9A" w:rsidRDefault="000A5B9A" w:rsidP="005147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7FC0C9" w14:textId="77777777" w:rsidR="000A5B9A" w:rsidRDefault="000A5B9A" w:rsidP="00F82EA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14:paraId="336D58C4" w14:textId="77777777" w:rsidTr="008B2B6E">
      <w:tc>
        <w:tcPr>
          <w:tcW w:w="3120" w:type="dxa"/>
        </w:tcPr>
        <w:p w14:paraId="3627CD6C" w14:textId="17A9D126" w:rsidR="000A5B9A" w:rsidRDefault="000A5B9A" w:rsidP="008B2B6E">
          <w:pPr>
            <w:pStyle w:val="Header"/>
            <w:ind w:left="-115"/>
          </w:pPr>
        </w:p>
      </w:tc>
      <w:tc>
        <w:tcPr>
          <w:tcW w:w="3120" w:type="dxa"/>
        </w:tcPr>
        <w:p w14:paraId="53EBAE36" w14:textId="5C276EA1" w:rsidR="000A5B9A" w:rsidRDefault="000A5B9A" w:rsidP="008B2B6E">
          <w:pPr>
            <w:pStyle w:val="Header"/>
            <w:jc w:val="center"/>
          </w:pPr>
        </w:p>
      </w:tc>
      <w:tc>
        <w:tcPr>
          <w:tcW w:w="3120" w:type="dxa"/>
        </w:tcPr>
        <w:p w14:paraId="38449D5E" w14:textId="38191796" w:rsidR="000A5B9A" w:rsidRDefault="000A5B9A" w:rsidP="008B2B6E">
          <w:pPr>
            <w:pStyle w:val="Header"/>
            <w:ind w:right="-115"/>
            <w:jc w:val="right"/>
          </w:pPr>
        </w:p>
      </w:tc>
    </w:tr>
  </w:tbl>
  <w:p w14:paraId="46035AD3" w14:textId="15E25D89" w:rsidR="000A5B9A" w:rsidRDefault="000A5B9A" w:rsidP="008B2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B1A7F" w14:textId="77777777" w:rsidR="00881BB5" w:rsidRDefault="00881BB5" w:rsidP="00C95ADC">
      <w:r>
        <w:separator/>
      </w:r>
    </w:p>
  </w:footnote>
  <w:footnote w:type="continuationSeparator" w:id="0">
    <w:p w14:paraId="2D180A10" w14:textId="77777777" w:rsidR="00881BB5" w:rsidRDefault="00881BB5" w:rsidP="00C95ADC">
      <w:r>
        <w:continuationSeparator/>
      </w:r>
    </w:p>
  </w:footnote>
  <w:footnote w:type="continuationNotice" w:id="1">
    <w:p w14:paraId="5068540C" w14:textId="77777777" w:rsidR="00881BB5" w:rsidRDefault="00881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AE7F6" w14:textId="56BDD3EC" w:rsidR="0069623E" w:rsidRDefault="00770E4B" w:rsidP="00770E4B">
    <w:pPr>
      <w:pStyle w:val="Header"/>
      <w:tabs>
        <w:tab w:val="clear" w:pos="4680"/>
        <w:tab w:val="clear" w:pos="9360"/>
        <w:tab w:val="left" w:pos="1609"/>
      </w:tabs>
    </w:pPr>
    <w:bookmarkStart w:id="0" w:name="_Hlk19281588"/>
    <w:r>
      <w:rPr>
        <w:noProof/>
      </w:rPr>
      <w:drawing>
        <wp:anchor distT="0" distB="0" distL="114300" distR="114300" simplePos="0" relativeHeight="251658242" behindDoc="0" locked="0" layoutInCell="1" allowOverlap="1" wp14:anchorId="44DDA0C5" wp14:editId="3AA19D0B">
          <wp:simplePos x="0" y="0"/>
          <wp:positionH relativeFrom="column">
            <wp:posOffset>403860</wp:posOffset>
          </wp:positionH>
          <wp:positionV relativeFrom="paragraph">
            <wp:posOffset>-161925</wp:posOffset>
          </wp:positionV>
          <wp:extent cx="1709061" cy="657225"/>
          <wp:effectExtent l="0" t="0" r="571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9061" cy="657225"/>
                  </a:xfrm>
                  <a:prstGeom prst="rect">
                    <a:avLst/>
                  </a:prstGeom>
                </pic:spPr>
              </pic:pic>
            </a:graphicData>
          </a:graphic>
          <wp14:sizeRelH relativeFrom="page">
            <wp14:pctWidth>0</wp14:pctWidth>
          </wp14:sizeRelH>
          <wp14:sizeRelV relativeFrom="page">
            <wp14:pctHeight>0</wp14:pctHeight>
          </wp14:sizeRelV>
        </wp:anchor>
      </w:drawing>
    </w:r>
    <w:r w:rsidR="0069623E" w:rsidRPr="00C81210">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1" behindDoc="0" locked="0" layoutInCell="1" allowOverlap="1" wp14:anchorId="0FA5CC6E" wp14:editId="63199A9B">
              <wp:simplePos x="0" y="0"/>
              <wp:positionH relativeFrom="page">
                <wp:align>right</wp:align>
              </wp:positionH>
              <wp:positionV relativeFrom="paragraph">
                <wp:posOffset>6350</wp:posOffset>
              </wp:positionV>
              <wp:extent cx="4546600" cy="26035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4546600" cy="2603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327474C1">
            <v:rect id="Rectangle 2" style="position:absolute;margin-left:306.8pt;margin-top:.5pt;width:358pt;height:20.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b4c6e7 [1300]" strokecolor="#b4c6e7 [1300]" strokeweight="1pt" w14:anchorId="61E2E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">
              <w10:wrap anchorx="page"/>
            </v:rect>
          </w:pict>
        </mc:Fallback>
      </mc:AlternateContent>
    </w:r>
    <w:r w:rsidR="0069623E" w:rsidRPr="00C81210">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0" behindDoc="0" locked="0" layoutInCell="1" allowOverlap="1" wp14:anchorId="49325067" wp14:editId="15DBDA20">
              <wp:simplePos x="0" y="0"/>
              <wp:positionH relativeFrom="page">
                <wp:align>left</wp:align>
              </wp:positionH>
              <wp:positionV relativeFrom="paragraph">
                <wp:posOffset>6350</wp:posOffset>
              </wp:positionV>
              <wp:extent cx="1111250" cy="2667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111250" cy="26670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55FB585A">
            <v:rect id="Rectangle 3" style="position:absolute;margin-left:0;margin-top:.5pt;width:87.5pt;height:21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b4c6e7 [1300]" strokecolor="#b4c6e7 [1300]" strokeweight="1pt" w14:anchorId="52C0A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">
              <w10:wrap anchorx="page"/>
            </v:rect>
          </w:pict>
        </mc:Fallback>
      </mc:AlternateContent>
    </w:r>
    <w:r w:rsidR="4D51D6C9" w:rsidRPr="00C81210">
      <w:rPr>
        <w:color w:val="2F5496" w:themeColor="accent1" w:themeShade="BF"/>
        <w14:textOutline w14:w="9525" w14:cap="rnd" w14:cmpd="sng" w14:algn="ctr">
          <w14:solidFill>
            <w14:schemeClr w14:val="bg2">
              <w14:lumMod w14:val="10000"/>
            </w14:schemeClr>
          </w14:solidFill>
          <w14:prstDash w14:val="solid"/>
          <w14:bevel/>
        </w14:textOutline>
      </w:rPr>
      <w:t xml:space="preserve">   </w:t>
    </w:r>
    <w:r w:rsidR="00C81210">
      <w:tab/>
    </w:r>
  </w:p>
  <w:p w14:paraId="4F01850F" w14:textId="77777777" w:rsidR="0069623E" w:rsidRDefault="0069623E" w:rsidP="0069623E"/>
  <w:bookmarkEnd w:id="0"/>
  <w:p w14:paraId="085A6F3D" w14:textId="77777777" w:rsidR="0069623E" w:rsidRDefault="0069623E" w:rsidP="0069623E"/>
  <w:p w14:paraId="7C91816A" w14:textId="77777777" w:rsidR="000A5B9A" w:rsidRDefault="000A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14:paraId="6E565EAD" w14:textId="77777777" w:rsidTr="008B2B6E">
      <w:tc>
        <w:tcPr>
          <w:tcW w:w="3120" w:type="dxa"/>
        </w:tcPr>
        <w:p w14:paraId="556F7DE2" w14:textId="1FDA754A" w:rsidR="000A5B9A" w:rsidRDefault="000A5B9A" w:rsidP="008B2B6E">
          <w:pPr>
            <w:pStyle w:val="Header"/>
            <w:ind w:left="-115"/>
          </w:pPr>
        </w:p>
      </w:tc>
      <w:tc>
        <w:tcPr>
          <w:tcW w:w="3120" w:type="dxa"/>
        </w:tcPr>
        <w:p w14:paraId="29C41B09" w14:textId="0ECE952B" w:rsidR="000A5B9A" w:rsidRDefault="000A5B9A" w:rsidP="008B2B6E">
          <w:pPr>
            <w:pStyle w:val="Header"/>
            <w:jc w:val="center"/>
          </w:pPr>
        </w:p>
      </w:tc>
      <w:tc>
        <w:tcPr>
          <w:tcW w:w="3120" w:type="dxa"/>
        </w:tcPr>
        <w:p w14:paraId="6ADAA5D8" w14:textId="1FF30BFA" w:rsidR="000A5B9A" w:rsidRDefault="000A5B9A" w:rsidP="008B2B6E">
          <w:pPr>
            <w:pStyle w:val="Header"/>
            <w:ind w:right="-115"/>
            <w:jc w:val="right"/>
          </w:pPr>
        </w:p>
      </w:tc>
    </w:tr>
  </w:tbl>
  <w:p w14:paraId="57155524" w14:textId="04CF8B13" w:rsidR="000A5B9A" w:rsidRDefault="000A5B9A" w:rsidP="008B2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6ADA"/>
    <w:multiLevelType w:val="hybridMultilevel"/>
    <w:tmpl w:val="E4288ECC"/>
    <w:lvl w:ilvl="0" w:tplc="9A808F50">
      <w:start w:val="1"/>
      <w:numFmt w:val="decimal"/>
      <w:lvlText w:val="%1."/>
      <w:lvlJc w:val="left"/>
      <w:pPr>
        <w:ind w:left="720" w:hanging="360"/>
      </w:pPr>
    </w:lvl>
    <w:lvl w:ilvl="1" w:tplc="8C484AC6">
      <w:start w:val="1"/>
      <w:numFmt w:val="lowerLetter"/>
      <w:lvlText w:val="%2."/>
      <w:lvlJc w:val="left"/>
      <w:pPr>
        <w:ind w:left="1440" w:hanging="360"/>
      </w:pPr>
    </w:lvl>
    <w:lvl w:ilvl="2" w:tplc="0874CE66">
      <w:start w:val="1"/>
      <w:numFmt w:val="lowerRoman"/>
      <w:lvlText w:val="%3."/>
      <w:lvlJc w:val="right"/>
      <w:pPr>
        <w:ind w:left="2160" w:hanging="180"/>
      </w:pPr>
    </w:lvl>
    <w:lvl w:ilvl="3" w:tplc="CEF2CDE6">
      <w:start w:val="1"/>
      <w:numFmt w:val="decimal"/>
      <w:lvlText w:val="%4."/>
      <w:lvlJc w:val="left"/>
      <w:pPr>
        <w:ind w:left="2880" w:hanging="360"/>
      </w:pPr>
    </w:lvl>
    <w:lvl w:ilvl="4" w:tplc="729A1912">
      <w:start w:val="1"/>
      <w:numFmt w:val="lowerLetter"/>
      <w:lvlText w:val="%5."/>
      <w:lvlJc w:val="left"/>
      <w:pPr>
        <w:ind w:left="3600" w:hanging="360"/>
      </w:pPr>
    </w:lvl>
    <w:lvl w:ilvl="5" w:tplc="1F6232EE">
      <w:start w:val="1"/>
      <w:numFmt w:val="lowerRoman"/>
      <w:lvlText w:val="%6."/>
      <w:lvlJc w:val="right"/>
      <w:pPr>
        <w:ind w:left="4320" w:hanging="180"/>
      </w:pPr>
    </w:lvl>
    <w:lvl w:ilvl="6" w:tplc="5BCC3D70">
      <w:start w:val="1"/>
      <w:numFmt w:val="decimal"/>
      <w:lvlText w:val="%7."/>
      <w:lvlJc w:val="left"/>
      <w:pPr>
        <w:ind w:left="5040" w:hanging="360"/>
      </w:pPr>
    </w:lvl>
    <w:lvl w:ilvl="7" w:tplc="478AF258">
      <w:start w:val="1"/>
      <w:numFmt w:val="lowerLetter"/>
      <w:lvlText w:val="%8."/>
      <w:lvlJc w:val="left"/>
      <w:pPr>
        <w:ind w:left="5760" w:hanging="360"/>
      </w:pPr>
    </w:lvl>
    <w:lvl w:ilvl="8" w:tplc="BC187B54">
      <w:start w:val="1"/>
      <w:numFmt w:val="lowerRoman"/>
      <w:lvlText w:val="%9."/>
      <w:lvlJc w:val="right"/>
      <w:pPr>
        <w:ind w:left="6480" w:hanging="180"/>
      </w:pPr>
    </w:lvl>
  </w:abstractNum>
  <w:abstractNum w:abstractNumId="1" w15:restartNumberingAfterBreak="0">
    <w:nsid w:val="18E07343"/>
    <w:multiLevelType w:val="hybridMultilevel"/>
    <w:tmpl w:val="634EFD62"/>
    <w:lvl w:ilvl="0" w:tplc="26A29ABA">
      <w:start w:val="1"/>
      <w:numFmt w:val="bullet"/>
      <w:lvlText w:val=""/>
      <w:lvlJc w:val="left"/>
      <w:pPr>
        <w:tabs>
          <w:tab w:val="num" w:pos="720"/>
        </w:tabs>
        <w:ind w:left="720" w:hanging="360"/>
      </w:pPr>
      <w:rPr>
        <w:rFonts w:ascii="Symbol" w:hAnsi="Symbol" w:hint="default"/>
      </w:rPr>
    </w:lvl>
    <w:lvl w:ilvl="1" w:tplc="7082909A" w:tentative="1">
      <w:start w:val="1"/>
      <w:numFmt w:val="bullet"/>
      <w:lvlText w:val=""/>
      <w:lvlJc w:val="left"/>
      <w:pPr>
        <w:tabs>
          <w:tab w:val="num" w:pos="1440"/>
        </w:tabs>
        <w:ind w:left="1440" w:hanging="360"/>
      </w:pPr>
      <w:rPr>
        <w:rFonts w:ascii="Symbol" w:hAnsi="Symbol" w:hint="default"/>
      </w:rPr>
    </w:lvl>
    <w:lvl w:ilvl="2" w:tplc="1070DE46" w:tentative="1">
      <w:start w:val="1"/>
      <w:numFmt w:val="bullet"/>
      <w:lvlText w:val=""/>
      <w:lvlJc w:val="left"/>
      <w:pPr>
        <w:tabs>
          <w:tab w:val="num" w:pos="2160"/>
        </w:tabs>
        <w:ind w:left="2160" w:hanging="360"/>
      </w:pPr>
      <w:rPr>
        <w:rFonts w:ascii="Symbol" w:hAnsi="Symbol" w:hint="default"/>
      </w:rPr>
    </w:lvl>
    <w:lvl w:ilvl="3" w:tplc="C56C573A" w:tentative="1">
      <w:start w:val="1"/>
      <w:numFmt w:val="bullet"/>
      <w:lvlText w:val=""/>
      <w:lvlJc w:val="left"/>
      <w:pPr>
        <w:tabs>
          <w:tab w:val="num" w:pos="2880"/>
        </w:tabs>
        <w:ind w:left="2880" w:hanging="360"/>
      </w:pPr>
      <w:rPr>
        <w:rFonts w:ascii="Symbol" w:hAnsi="Symbol" w:hint="default"/>
      </w:rPr>
    </w:lvl>
    <w:lvl w:ilvl="4" w:tplc="D3C014AE" w:tentative="1">
      <w:start w:val="1"/>
      <w:numFmt w:val="bullet"/>
      <w:lvlText w:val=""/>
      <w:lvlJc w:val="left"/>
      <w:pPr>
        <w:tabs>
          <w:tab w:val="num" w:pos="3600"/>
        </w:tabs>
        <w:ind w:left="3600" w:hanging="360"/>
      </w:pPr>
      <w:rPr>
        <w:rFonts w:ascii="Symbol" w:hAnsi="Symbol" w:hint="default"/>
      </w:rPr>
    </w:lvl>
    <w:lvl w:ilvl="5" w:tplc="A6F0F102" w:tentative="1">
      <w:start w:val="1"/>
      <w:numFmt w:val="bullet"/>
      <w:lvlText w:val=""/>
      <w:lvlJc w:val="left"/>
      <w:pPr>
        <w:tabs>
          <w:tab w:val="num" w:pos="4320"/>
        </w:tabs>
        <w:ind w:left="4320" w:hanging="360"/>
      </w:pPr>
      <w:rPr>
        <w:rFonts w:ascii="Symbol" w:hAnsi="Symbol" w:hint="default"/>
      </w:rPr>
    </w:lvl>
    <w:lvl w:ilvl="6" w:tplc="88A8F8F2" w:tentative="1">
      <w:start w:val="1"/>
      <w:numFmt w:val="bullet"/>
      <w:lvlText w:val=""/>
      <w:lvlJc w:val="left"/>
      <w:pPr>
        <w:tabs>
          <w:tab w:val="num" w:pos="5040"/>
        </w:tabs>
        <w:ind w:left="5040" w:hanging="360"/>
      </w:pPr>
      <w:rPr>
        <w:rFonts w:ascii="Symbol" w:hAnsi="Symbol" w:hint="default"/>
      </w:rPr>
    </w:lvl>
    <w:lvl w:ilvl="7" w:tplc="28B4DCD0" w:tentative="1">
      <w:start w:val="1"/>
      <w:numFmt w:val="bullet"/>
      <w:lvlText w:val=""/>
      <w:lvlJc w:val="left"/>
      <w:pPr>
        <w:tabs>
          <w:tab w:val="num" w:pos="5760"/>
        </w:tabs>
        <w:ind w:left="5760" w:hanging="360"/>
      </w:pPr>
      <w:rPr>
        <w:rFonts w:ascii="Symbol" w:hAnsi="Symbol" w:hint="default"/>
      </w:rPr>
    </w:lvl>
    <w:lvl w:ilvl="8" w:tplc="92CC1D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1F9781E"/>
    <w:multiLevelType w:val="hybridMultilevel"/>
    <w:tmpl w:val="E65015B0"/>
    <w:lvl w:ilvl="0" w:tplc="74320D82">
      <w:start w:val="1"/>
      <w:numFmt w:val="decimal"/>
      <w:lvlText w:val="%1."/>
      <w:lvlJc w:val="left"/>
      <w:pPr>
        <w:ind w:left="720" w:hanging="360"/>
      </w:pPr>
    </w:lvl>
    <w:lvl w:ilvl="1" w:tplc="A984E244">
      <w:start w:val="1"/>
      <w:numFmt w:val="lowerLetter"/>
      <w:lvlText w:val="%2."/>
      <w:lvlJc w:val="left"/>
      <w:pPr>
        <w:ind w:left="1440" w:hanging="360"/>
      </w:pPr>
    </w:lvl>
    <w:lvl w:ilvl="2" w:tplc="D91A4674">
      <w:start w:val="1"/>
      <w:numFmt w:val="lowerRoman"/>
      <w:lvlText w:val="%3."/>
      <w:lvlJc w:val="right"/>
      <w:pPr>
        <w:ind w:left="2160" w:hanging="180"/>
      </w:pPr>
    </w:lvl>
    <w:lvl w:ilvl="3" w:tplc="2B3018C2">
      <w:start w:val="1"/>
      <w:numFmt w:val="decimal"/>
      <w:lvlText w:val="%4."/>
      <w:lvlJc w:val="left"/>
      <w:pPr>
        <w:ind w:left="2880" w:hanging="360"/>
      </w:pPr>
    </w:lvl>
    <w:lvl w:ilvl="4" w:tplc="4B149DDA">
      <w:start w:val="1"/>
      <w:numFmt w:val="lowerLetter"/>
      <w:lvlText w:val="%5."/>
      <w:lvlJc w:val="left"/>
      <w:pPr>
        <w:ind w:left="3600" w:hanging="360"/>
      </w:pPr>
    </w:lvl>
    <w:lvl w:ilvl="5" w:tplc="50F654D0">
      <w:start w:val="1"/>
      <w:numFmt w:val="lowerRoman"/>
      <w:lvlText w:val="%6."/>
      <w:lvlJc w:val="right"/>
      <w:pPr>
        <w:ind w:left="4320" w:hanging="180"/>
      </w:pPr>
    </w:lvl>
    <w:lvl w:ilvl="6" w:tplc="1B3E5AD6">
      <w:start w:val="1"/>
      <w:numFmt w:val="decimal"/>
      <w:lvlText w:val="%7."/>
      <w:lvlJc w:val="left"/>
      <w:pPr>
        <w:ind w:left="5040" w:hanging="360"/>
      </w:pPr>
    </w:lvl>
    <w:lvl w:ilvl="7" w:tplc="323697AC">
      <w:start w:val="1"/>
      <w:numFmt w:val="lowerLetter"/>
      <w:lvlText w:val="%8."/>
      <w:lvlJc w:val="left"/>
      <w:pPr>
        <w:ind w:left="5760" w:hanging="360"/>
      </w:pPr>
    </w:lvl>
    <w:lvl w:ilvl="8" w:tplc="17DCAD2A">
      <w:start w:val="1"/>
      <w:numFmt w:val="lowerRoman"/>
      <w:lvlText w:val="%9."/>
      <w:lvlJc w:val="right"/>
      <w:pPr>
        <w:ind w:left="6480" w:hanging="180"/>
      </w:pPr>
    </w:lvl>
  </w:abstractNum>
  <w:abstractNum w:abstractNumId="3" w15:restartNumberingAfterBreak="0">
    <w:nsid w:val="357758BC"/>
    <w:multiLevelType w:val="hybridMultilevel"/>
    <w:tmpl w:val="CA248280"/>
    <w:lvl w:ilvl="0" w:tplc="F8E2A6B2">
      <w:start w:val="1"/>
      <w:numFmt w:val="decimal"/>
      <w:lvlText w:val="%1."/>
      <w:lvlJc w:val="left"/>
      <w:pPr>
        <w:ind w:left="720" w:hanging="360"/>
      </w:pPr>
    </w:lvl>
    <w:lvl w:ilvl="1" w:tplc="A440AEC8">
      <w:start w:val="1"/>
      <w:numFmt w:val="lowerLetter"/>
      <w:lvlText w:val="%2."/>
      <w:lvlJc w:val="left"/>
      <w:pPr>
        <w:ind w:left="1440" w:hanging="360"/>
      </w:pPr>
    </w:lvl>
    <w:lvl w:ilvl="2" w:tplc="C172A6E6">
      <w:start w:val="1"/>
      <w:numFmt w:val="lowerRoman"/>
      <w:lvlText w:val="%3."/>
      <w:lvlJc w:val="right"/>
      <w:pPr>
        <w:ind w:left="2160" w:hanging="180"/>
      </w:pPr>
    </w:lvl>
    <w:lvl w:ilvl="3" w:tplc="35462406">
      <w:start w:val="1"/>
      <w:numFmt w:val="decimal"/>
      <w:lvlText w:val="%4."/>
      <w:lvlJc w:val="left"/>
      <w:pPr>
        <w:ind w:left="2880" w:hanging="360"/>
      </w:pPr>
    </w:lvl>
    <w:lvl w:ilvl="4" w:tplc="6FE065CA">
      <w:start w:val="1"/>
      <w:numFmt w:val="lowerLetter"/>
      <w:lvlText w:val="%5."/>
      <w:lvlJc w:val="left"/>
      <w:pPr>
        <w:ind w:left="3600" w:hanging="360"/>
      </w:pPr>
    </w:lvl>
    <w:lvl w:ilvl="5" w:tplc="57F6F4A6">
      <w:start w:val="1"/>
      <w:numFmt w:val="lowerRoman"/>
      <w:lvlText w:val="%6."/>
      <w:lvlJc w:val="right"/>
      <w:pPr>
        <w:ind w:left="4320" w:hanging="180"/>
      </w:pPr>
    </w:lvl>
    <w:lvl w:ilvl="6" w:tplc="49E06ABE">
      <w:start w:val="1"/>
      <w:numFmt w:val="decimal"/>
      <w:lvlText w:val="%7."/>
      <w:lvlJc w:val="left"/>
      <w:pPr>
        <w:ind w:left="5040" w:hanging="360"/>
      </w:pPr>
    </w:lvl>
    <w:lvl w:ilvl="7" w:tplc="57D02200">
      <w:start w:val="1"/>
      <w:numFmt w:val="lowerLetter"/>
      <w:lvlText w:val="%8."/>
      <w:lvlJc w:val="left"/>
      <w:pPr>
        <w:ind w:left="5760" w:hanging="360"/>
      </w:pPr>
    </w:lvl>
    <w:lvl w:ilvl="8" w:tplc="B7EC69C6">
      <w:start w:val="1"/>
      <w:numFmt w:val="lowerRoman"/>
      <w:lvlText w:val="%9."/>
      <w:lvlJc w:val="right"/>
      <w:pPr>
        <w:ind w:left="6480" w:hanging="180"/>
      </w:pPr>
    </w:lvl>
  </w:abstractNum>
  <w:abstractNum w:abstractNumId="4" w15:restartNumberingAfterBreak="0">
    <w:nsid w:val="422D6D0B"/>
    <w:multiLevelType w:val="hybridMultilevel"/>
    <w:tmpl w:val="FC9A61DA"/>
    <w:lvl w:ilvl="0" w:tplc="26A29ABA">
      <w:start w:val="1"/>
      <w:numFmt w:val="bullet"/>
      <w:lvlText w:val=""/>
      <w:lvlJc w:val="left"/>
      <w:pPr>
        <w:ind w:left="720" w:hanging="360"/>
      </w:pPr>
      <w:rPr>
        <w:rFonts w:ascii="Symbol" w:hAnsi="Symbol" w:hint="default"/>
      </w:rPr>
    </w:lvl>
    <w:lvl w:ilvl="1" w:tplc="7082909A" w:tentative="1">
      <w:start w:val="1"/>
      <w:numFmt w:val="bullet"/>
      <w:lvlText w:val=""/>
      <w:lvlJc w:val="left"/>
      <w:pPr>
        <w:tabs>
          <w:tab w:val="num" w:pos="1440"/>
        </w:tabs>
        <w:ind w:left="1440" w:hanging="360"/>
      </w:pPr>
      <w:rPr>
        <w:rFonts w:ascii="Symbol" w:hAnsi="Symbol" w:hint="default"/>
      </w:rPr>
    </w:lvl>
    <w:lvl w:ilvl="2" w:tplc="1070DE46" w:tentative="1">
      <w:start w:val="1"/>
      <w:numFmt w:val="bullet"/>
      <w:lvlText w:val=""/>
      <w:lvlJc w:val="left"/>
      <w:pPr>
        <w:tabs>
          <w:tab w:val="num" w:pos="2160"/>
        </w:tabs>
        <w:ind w:left="2160" w:hanging="360"/>
      </w:pPr>
      <w:rPr>
        <w:rFonts w:ascii="Symbol" w:hAnsi="Symbol" w:hint="default"/>
      </w:rPr>
    </w:lvl>
    <w:lvl w:ilvl="3" w:tplc="C56C573A" w:tentative="1">
      <w:start w:val="1"/>
      <w:numFmt w:val="bullet"/>
      <w:lvlText w:val=""/>
      <w:lvlJc w:val="left"/>
      <w:pPr>
        <w:tabs>
          <w:tab w:val="num" w:pos="2880"/>
        </w:tabs>
        <w:ind w:left="2880" w:hanging="360"/>
      </w:pPr>
      <w:rPr>
        <w:rFonts w:ascii="Symbol" w:hAnsi="Symbol" w:hint="default"/>
      </w:rPr>
    </w:lvl>
    <w:lvl w:ilvl="4" w:tplc="D3C014AE" w:tentative="1">
      <w:start w:val="1"/>
      <w:numFmt w:val="bullet"/>
      <w:lvlText w:val=""/>
      <w:lvlJc w:val="left"/>
      <w:pPr>
        <w:tabs>
          <w:tab w:val="num" w:pos="3600"/>
        </w:tabs>
        <w:ind w:left="3600" w:hanging="360"/>
      </w:pPr>
      <w:rPr>
        <w:rFonts w:ascii="Symbol" w:hAnsi="Symbol" w:hint="default"/>
      </w:rPr>
    </w:lvl>
    <w:lvl w:ilvl="5" w:tplc="A6F0F102" w:tentative="1">
      <w:start w:val="1"/>
      <w:numFmt w:val="bullet"/>
      <w:lvlText w:val=""/>
      <w:lvlJc w:val="left"/>
      <w:pPr>
        <w:tabs>
          <w:tab w:val="num" w:pos="4320"/>
        </w:tabs>
        <w:ind w:left="4320" w:hanging="360"/>
      </w:pPr>
      <w:rPr>
        <w:rFonts w:ascii="Symbol" w:hAnsi="Symbol" w:hint="default"/>
      </w:rPr>
    </w:lvl>
    <w:lvl w:ilvl="6" w:tplc="88A8F8F2" w:tentative="1">
      <w:start w:val="1"/>
      <w:numFmt w:val="bullet"/>
      <w:lvlText w:val=""/>
      <w:lvlJc w:val="left"/>
      <w:pPr>
        <w:tabs>
          <w:tab w:val="num" w:pos="5040"/>
        </w:tabs>
        <w:ind w:left="5040" w:hanging="360"/>
      </w:pPr>
      <w:rPr>
        <w:rFonts w:ascii="Symbol" w:hAnsi="Symbol" w:hint="default"/>
      </w:rPr>
    </w:lvl>
    <w:lvl w:ilvl="7" w:tplc="28B4DCD0" w:tentative="1">
      <w:start w:val="1"/>
      <w:numFmt w:val="bullet"/>
      <w:lvlText w:val=""/>
      <w:lvlJc w:val="left"/>
      <w:pPr>
        <w:tabs>
          <w:tab w:val="num" w:pos="5760"/>
        </w:tabs>
        <w:ind w:left="5760" w:hanging="360"/>
      </w:pPr>
      <w:rPr>
        <w:rFonts w:ascii="Symbol" w:hAnsi="Symbol" w:hint="default"/>
      </w:rPr>
    </w:lvl>
    <w:lvl w:ilvl="8" w:tplc="92CC1D3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EE9765E"/>
    <w:multiLevelType w:val="hybridMultilevel"/>
    <w:tmpl w:val="7EA2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27C84"/>
    <w:multiLevelType w:val="hybridMultilevel"/>
    <w:tmpl w:val="3BE63E9E"/>
    <w:lvl w:ilvl="0" w:tplc="C67C0F06">
      <w:start w:val="1"/>
      <w:numFmt w:val="decimal"/>
      <w:lvlText w:val="%1."/>
      <w:lvlJc w:val="left"/>
      <w:pPr>
        <w:ind w:left="720" w:hanging="360"/>
      </w:pPr>
    </w:lvl>
    <w:lvl w:ilvl="1" w:tplc="DCBEE648">
      <w:start w:val="1"/>
      <w:numFmt w:val="lowerLetter"/>
      <w:lvlText w:val="%2."/>
      <w:lvlJc w:val="left"/>
      <w:pPr>
        <w:ind w:left="1440" w:hanging="360"/>
      </w:pPr>
    </w:lvl>
    <w:lvl w:ilvl="2" w:tplc="0570118C">
      <w:start w:val="1"/>
      <w:numFmt w:val="lowerRoman"/>
      <w:lvlText w:val="%3."/>
      <w:lvlJc w:val="right"/>
      <w:pPr>
        <w:ind w:left="2160" w:hanging="180"/>
      </w:pPr>
    </w:lvl>
    <w:lvl w:ilvl="3" w:tplc="8A183734">
      <w:start w:val="1"/>
      <w:numFmt w:val="decimal"/>
      <w:lvlText w:val="%4."/>
      <w:lvlJc w:val="left"/>
      <w:pPr>
        <w:ind w:left="2880" w:hanging="360"/>
      </w:pPr>
    </w:lvl>
    <w:lvl w:ilvl="4" w:tplc="29C61BEE">
      <w:start w:val="1"/>
      <w:numFmt w:val="lowerLetter"/>
      <w:lvlText w:val="%5."/>
      <w:lvlJc w:val="left"/>
      <w:pPr>
        <w:ind w:left="3600" w:hanging="360"/>
      </w:pPr>
    </w:lvl>
    <w:lvl w:ilvl="5" w:tplc="CBFAC88E">
      <w:start w:val="1"/>
      <w:numFmt w:val="lowerRoman"/>
      <w:lvlText w:val="%6."/>
      <w:lvlJc w:val="right"/>
      <w:pPr>
        <w:ind w:left="4320" w:hanging="180"/>
      </w:pPr>
    </w:lvl>
    <w:lvl w:ilvl="6" w:tplc="65ACCDF4">
      <w:start w:val="1"/>
      <w:numFmt w:val="decimal"/>
      <w:lvlText w:val="%7."/>
      <w:lvlJc w:val="left"/>
      <w:pPr>
        <w:ind w:left="5040" w:hanging="360"/>
      </w:pPr>
    </w:lvl>
    <w:lvl w:ilvl="7" w:tplc="B1826832">
      <w:start w:val="1"/>
      <w:numFmt w:val="lowerLetter"/>
      <w:lvlText w:val="%8."/>
      <w:lvlJc w:val="left"/>
      <w:pPr>
        <w:ind w:left="5760" w:hanging="360"/>
      </w:pPr>
    </w:lvl>
    <w:lvl w:ilvl="8" w:tplc="A57E8374">
      <w:start w:val="1"/>
      <w:numFmt w:val="lowerRoman"/>
      <w:lvlText w:val="%9."/>
      <w:lvlJc w:val="right"/>
      <w:pPr>
        <w:ind w:left="6480" w:hanging="180"/>
      </w:pPr>
    </w:lvl>
  </w:abstractNum>
  <w:abstractNum w:abstractNumId="7" w15:restartNumberingAfterBreak="0">
    <w:nsid w:val="5C695F21"/>
    <w:multiLevelType w:val="hybridMultilevel"/>
    <w:tmpl w:val="756C1DFE"/>
    <w:lvl w:ilvl="0" w:tplc="E94CAB30">
      <w:start w:val="1"/>
      <w:numFmt w:val="decimal"/>
      <w:lvlText w:val="%1."/>
      <w:lvlJc w:val="left"/>
      <w:pPr>
        <w:ind w:left="720" w:hanging="360"/>
      </w:pPr>
    </w:lvl>
    <w:lvl w:ilvl="1" w:tplc="C5746C9C">
      <w:start w:val="1"/>
      <w:numFmt w:val="lowerLetter"/>
      <w:lvlText w:val="%2."/>
      <w:lvlJc w:val="left"/>
      <w:pPr>
        <w:ind w:left="1440" w:hanging="360"/>
      </w:pPr>
    </w:lvl>
    <w:lvl w:ilvl="2" w:tplc="052E2CBC">
      <w:start w:val="1"/>
      <w:numFmt w:val="lowerRoman"/>
      <w:lvlText w:val="%3."/>
      <w:lvlJc w:val="right"/>
      <w:pPr>
        <w:ind w:left="2160" w:hanging="180"/>
      </w:pPr>
    </w:lvl>
    <w:lvl w:ilvl="3" w:tplc="9A4821CC">
      <w:start w:val="1"/>
      <w:numFmt w:val="decimal"/>
      <w:lvlText w:val="%4."/>
      <w:lvlJc w:val="left"/>
      <w:pPr>
        <w:ind w:left="2880" w:hanging="360"/>
      </w:pPr>
    </w:lvl>
    <w:lvl w:ilvl="4" w:tplc="E24C0280">
      <w:start w:val="1"/>
      <w:numFmt w:val="lowerLetter"/>
      <w:lvlText w:val="%5."/>
      <w:lvlJc w:val="left"/>
      <w:pPr>
        <w:ind w:left="3600" w:hanging="360"/>
      </w:pPr>
    </w:lvl>
    <w:lvl w:ilvl="5" w:tplc="384AE7EA">
      <w:start w:val="1"/>
      <w:numFmt w:val="lowerRoman"/>
      <w:lvlText w:val="%6."/>
      <w:lvlJc w:val="right"/>
      <w:pPr>
        <w:ind w:left="4320" w:hanging="180"/>
      </w:pPr>
    </w:lvl>
    <w:lvl w:ilvl="6" w:tplc="817AA01E">
      <w:start w:val="1"/>
      <w:numFmt w:val="decimal"/>
      <w:lvlText w:val="%7."/>
      <w:lvlJc w:val="left"/>
      <w:pPr>
        <w:ind w:left="5040" w:hanging="360"/>
      </w:pPr>
    </w:lvl>
    <w:lvl w:ilvl="7" w:tplc="0E146A34">
      <w:start w:val="1"/>
      <w:numFmt w:val="lowerLetter"/>
      <w:lvlText w:val="%8."/>
      <w:lvlJc w:val="left"/>
      <w:pPr>
        <w:ind w:left="5760" w:hanging="360"/>
      </w:pPr>
    </w:lvl>
    <w:lvl w:ilvl="8" w:tplc="DCECF986">
      <w:start w:val="1"/>
      <w:numFmt w:val="lowerRoman"/>
      <w:lvlText w:val="%9."/>
      <w:lvlJc w:val="right"/>
      <w:pPr>
        <w:ind w:left="6480" w:hanging="180"/>
      </w:pPr>
    </w:lvl>
  </w:abstractNum>
  <w:abstractNum w:abstractNumId="8" w15:restartNumberingAfterBreak="0">
    <w:nsid w:val="678D64F5"/>
    <w:multiLevelType w:val="hybridMultilevel"/>
    <w:tmpl w:val="30D85EB6"/>
    <w:lvl w:ilvl="0" w:tplc="9E8CFA3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BD060F"/>
    <w:multiLevelType w:val="hybridMultilevel"/>
    <w:tmpl w:val="187A7C36"/>
    <w:lvl w:ilvl="0" w:tplc="BACA461A">
      <w:start w:val="1"/>
      <w:numFmt w:val="bullet"/>
      <w:lvlText w:val=""/>
      <w:lvlJc w:val="left"/>
      <w:pPr>
        <w:tabs>
          <w:tab w:val="num" w:pos="720"/>
        </w:tabs>
        <w:ind w:left="720" w:hanging="360"/>
      </w:pPr>
      <w:rPr>
        <w:rFonts w:ascii="Symbol" w:hAnsi="Symbol" w:hint="default"/>
      </w:rPr>
    </w:lvl>
    <w:lvl w:ilvl="1" w:tplc="B75E4748" w:tentative="1">
      <w:start w:val="1"/>
      <w:numFmt w:val="bullet"/>
      <w:lvlText w:val=""/>
      <w:lvlJc w:val="left"/>
      <w:pPr>
        <w:tabs>
          <w:tab w:val="num" w:pos="1440"/>
        </w:tabs>
        <w:ind w:left="1440" w:hanging="360"/>
      </w:pPr>
      <w:rPr>
        <w:rFonts w:ascii="Symbol" w:hAnsi="Symbol" w:hint="default"/>
      </w:rPr>
    </w:lvl>
    <w:lvl w:ilvl="2" w:tplc="2CB22678" w:tentative="1">
      <w:start w:val="1"/>
      <w:numFmt w:val="bullet"/>
      <w:lvlText w:val=""/>
      <w:lvlJc w:val="left"/>
      <w:pPr>
        <w:tabs>
          <w:tab w:val="num" w:pos="2160"/>
        </w:tabs>
        <w:ind w:left="2160" w:hanging="360"/>
      </w:pPr>
      <w:rPr>
        <w:rFonts w:ascii="Symbol" w:hAnsi="Symbol" w:hint="default"/>
      </w:rPr>
    </w:lvl>
    <w:lvl w:ilvl="3" w:tplc="3082310A" w:tentative="1">
      <w:start w:val="1"/>
      <w:numFmt w:val="bullet"/>
      <w:lvlText w:val=""/>
      <w:lvlJc w:val="left"/>
      <w:pPr>
        <w:tabs>
          <w:tab w:val="num" w:pos="2880"/>
        </w:tabs>
        <w:ind w:left="2880" w:hanging="360"/>
      </w:pPr>
      <w:rPr>
        <w:rFonts w:ascii="Symbol" w:hAnsi="Symbol" w:hint="default"/>
      </w:rPr>
    </w:lvl>
    <w:lvl w:ilvl="4" w:tplc="9532162A" w:tentative="1">
      <w:start w:val="1"/>
      <w:numFmt w:val="bullet"/>
      <w:lvlText w:val=""/>
      <w:lvlJc w:val="left"/>
      <w:pPr>
        <w:tabs>
          <w:tab w:val="num" w:pos="3600"/>
        </w:tabs>
        <w:ind w:left="3600" w:hanging="360"/>
      </w:pPr>
      <w:rPr>
        <w:rFonts w:ascii="Symbol" w:hAnsi="Symbol" w:hint="default"/>
      </w:rPr>
    </w:lvl>
    <w:lvl w:ilvl="5" w:tplc="9C32D308" w:tentative="1">
      <w:start w:val="1"/>
      <w:numFmt w:val="bullet"/>
      <w:lvlText w:val=""/>
      <w:lvlJc w:val="left"/>
      <w:pPr>
        <w:tabs>
          <w:tab w:val="num" w:pos="4320"/>
        </w:tabs>
        <w:ind w:left="4320" w:hanging="360"/>
      </w:pPr>
      <w:rPr>
        <w:rFonts w:ascii="Symbol" w:hAnsi="Symbol" w:hint="default"/>
      </w:rPr>
    </w:lvl>
    <w:lvl w:ilvl="6" w:tplc="53B470DE" w:tentative="1">
      <w:start w:val="1"/>
      <w:numFmt w:val="bullet"/>
      <w:lvlText w:val=""/>
      <w:lvlJc w:val="left"/>
      <w:pPr>
        <w:tabs>
          <w:tab w:val="num" w:pos="5040"/>
        </w:tabs>
        <w:ind w:left="5040" w:hanging="360"/>
      </w:pPr>
      <w:rPr>
        <w:rFonts w:ascii="Symbol" w:hAnsi="Symbol" w:hint="default"/>
      </w:rPr>
    </w:lvl>
    <w:lvl w:ilvl="7" w:tplc="52A610BE" w:tentative="1">
      <w:start w:val="1"/>
      <w:numFmt w:val="bullet"/>
      <w:lvlText w:val=""/>
      <w:lvlJc w:val="left"/>
      <w:pPr>
        <w:tabs>
          <w:tab w:val="num" w:pos="5760"/>
        </w:tabs>
        <w:ind w:left="5760" w:hanging="360"/>
      </w:pPr>
      <w:rPr>
        <w:rFonts w:ascii="Symbol" w:hAnsi="Symbol" w:hint="default"/>
      </w:rPr>
    </w:lvl>
    <w:lvl w:ilvl="8" w:tplc="C1AA1A30"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1"/>
  </w:num>
  <w:num w:numId="3">
    <w:abstractNumId w:val="9"/>
  </w:num>
  <w:num w:numId="4">
    <w:abstractNumId w:val="5"/>
  </w:num>
  <w:num w:numId="5">
    <w:abstractNumId w:val="4"/>
  </w:num>
  <w:num w:numId="6">
    <w:abstractNumId w:val="7"/>
  </w:num>
  <w:num w:numId="7">
    <w:abstractNumId w:val="0"/>
  </w:num>
  <w:num w:numId="8">
    <w:abstractNumId w:val="6"/>
  </w:num>
  <w:num w:numId="9">
    <w:abstractNumId w:val="3"/>
  </w:num>
  <w:num w:numId="10">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DC"/>
    <w:rsid w:val="00000DEC"/>
    <w:rsid w:val="000011D8"/>
    <w:rsid w:val="00001506"/>
    <w:rsid w:val="00001703"/>
    <w:rsid w:val="00001CB5"/>
    <w:rsid w:val="00002113"/>
    <w:rsid w:val="000045FB"/>
    <w:rsid w:val="000047AC"/>
    <w:rsid w:val="00004D7D"/>
    <w:rsid w:val="00004FCC"/>
    <w:rsid w:val="00005811"/>
    <w:rsid w:val="00005927"/>
    <w:rsid w:val="00005A9B"/>
    <w:rsid w:val="00006858"/>
    <w:rsid w:val="00006997"/>
    <w:rsid w:val="00006B3C"/>
    <w:rsid w:val="00006E06"/>
    <w:rsid w:val="000073CD"/>
    <w:rsid w:val="000074F9"/>
    <w:rsid w:val="000075A3"/>
    <w:rsid w:val="000076B1"/>
    <w:rsid w:val="0001067D"/>
    <w:rsid w:val="00010956"/>
    <w:rsid w:val="00010BB3"/>
    <w:rsid w:val="00010C6B"/>
    <w:rsid w:val="0001128C"/>
    <w:rsid w:val="0001137A"/>
    <w:rsid w:val="000116E4"/>
    <w:rsid w:val="00011895"/>
    <w:rsid w:val="000121BA"/>
    <w:rsid w:val="0001238C"/>
    <w:rsid w:val="000123C6"/>
    <w:rsid w:val="0001271A"/>
    <w:rsid w:val="00013968"/>
    <w:rsid w:val="00015BA9"/>
    <w:rsid w:val="00015C29"/>
    <w:rsid w:val="00015ECC"/>
    <w:rsid w:val="000173E3"/>
    <w:rsid w:val="00017561"/>
    <w:rsid w:val="000204F4"/>
    <w:rsid w:val="000209D5"/>
    <w:rsid w:val="00020DB9"/>
    <w:rsid w:val="000212A4"/>
    <w:rsid w:val="00021466"/>
    <w:rsid w:val="00021603"/>
    <w:rsid w:val="000216B5"/>
    <w:rsid w:val="000217B1"/>
    <w:rsid w:val="00021A87"/>
    <w:rsid w:val="00021DFB"/>
    <w:rsid w:val="000225B1"/>
    <w:rsid w:val="00022632"/>
    <w:rsid w:val="00022E8C"/>
    <w:rsid w:val="00022FAF"/>
    <w:rsid w:val="0002323F"/>
    <w:rsid w:val="00023610"/>
    <w:rsid w:val="0002375B"/>
    <w:rsid w:val="00023C74"/>
    <w:rsid w:val="00023FF8"/>
    <w:rsid w:val="00024361"/>
    <w:rsid w:val="0002471B"/>
    <w:rsid w:val="000247BB"/>
    <w:rsid w:val="00024823"/>
    <w:rsid w:val="000249B6"/>
    <w:rsid w:val="00024B26"/>
    <w:rsid w:val="0002581E"/>
    <w:rsid w:val="00025C0D"/>
    <w:rsid w:val="00025D32"/>
    <w:rsid w:val="00025D83"/>
    <w:rsid w:val="000260D1"/>
    <w:rsid w:val="00026826"/>
    <w:rsid w:val="000269CB"/>
    <w:rsid w:val="000272D2"/>
    <w:rsid w:val="000276CB"/>
    <w:rsid w:val="00030435"/>
    <w:rsid w:val="00030DF9"/>
    <w:rsid w:val="000319F4"/>
    <w:rsid w:val="00031B57"/>
    <w:rsid w:val="00031D7D"/>
    <w:rsid w:val="00031E92"/>
    <w:rsid w:val="0003259C"/>
    <w:rsid w:val="0003270D"/>
    <w:rsid w:val="00032B33"/>
    <w:rsid w:val="00032ECE"/>
    <w:rsid w:val="00033530"/>
    <w:rsid w:val="000337A4"/>
    <w:rsid w:val="00033816"/>
    <w:rsid w:val="00034159"/>
    <w:rsid w:val="00034260"/>
    <w:rsid w:val="00034584"/>
    <w:rsid w:val="00034B07"/>
    <w:rsid w:val="00034D89"/>
    <w:rsid w:val="0003508C"/>
    <w:rsid w:val="0003658A"/>
    <w:rsid w:val="00036B56"/>
    <w:rsid w:val="000371DD"/>
    <w:rsid w:val="0004016C"/>
    <w:rsid w:val="00040635"/>
    <w:rsid w:val="0004081B"/>
    <w:rsid w:val="00040834"/>
    <w:rsid w:val="00040F63"/>
    <w:rsid w:val="0004125E"/>
    <w:rsid w:val="0004153E"/>
    <w:rsid w:val="000418A2"/>
    <w:rsid w:val="00041C5A"/>
    <w:rsid w:val="00042879"/>
    <w:rsid w:val="00042AA1"/>
    <w:rsid w:val="00042CCA"/>
    <w:rsid w:val="00042E6F"/>
    <w:rsid w:val="00043300"/>
    <w:rsid w:val="00043384"/>
    <w:rsid w:val="00043745"/>
    <w:rsid w:val="00043B7D"/>
    <w:rsid w:val="00044377"/>
    <w:rsid w:val="000449C7"/>
    <w:rsid w:val="00044A6D"/>
    <w:rsid w:val="000452C9"/>
    <w:rsid w:val="000452D1"/>
    <w:rsid w:val="00045882"/>
    <w:rsid w:val="000459A7"/>
    <w:rsid w:val="000459BF"/>
    <w:rsid w:val="00045AD7"/>
    <w:rsid w:val="00045BAE"/>
    <w:rsid w:val="00046233"/>
    <w:rsid w:val="000467B6"/>
    <w:rsid w:val="00046E3E"/>
    <w:rsid w:val="00046E54"/>
    <w:rsid w:val="00047188"/>
    <w:rsid w:val="000473E1"/>
    <w:rsid w:val="00047450"/>
    <w:rsid w:val="00047C45"/>
    <w:rsid w:val="00047CD1"/>
    <w:rsid w:val="00047D8F"/>
    <w:rsid w:val="0005005E"/>
    <w:rsid w:val="00050062"/>
    <w:rsid w:val="000504F6"/>
    <w:rsid w:val="000508FA"/>
    <w:rsid w:val="00050EFE"/>
    <w:rsid w:val="000525EE"/>
    <w:rsid w:val="000526F5"/>
    <w:rsid w:val="00053341"/>
    <w:rsid w:val="0005342D"/>
    <w:rsid w:val="00053E39"/>
    <w:rsid w:val="00054385"/>
    <w:rsid w:val="000543F8"/>
    <w:rsid w:val="00054F2E"/>
    <w:rsid w:val="00055663"/>
    <w:rsid w:val="000556F2"/>
    <w:rsid w:val="000559C6"/>
    <w:rsid w:val="00055FD5"/>
    <w:rsid w:val="000562BA"/>
    <w:rsid w:val="00056AF6"/>
    <w:rsid w:val="00056CC2"/>
    <w:rsid w:val="0005710D"/>
    <w:rsid w:val="000571C3"/>
    <w:rsid w:val="000572B2"/>
    <w:rsid w:val="00057BF6"/>
    <w:rsid w:val="00057E7F"/>
    <w:rsid w:val="00057F0F"/>
    <w:rsid w:val="00060043"/>
    <w:rsid w:val="0006050F"/>
    <w:rsid w:val="000605CD"/>
    <w:rsid w:val="0006136A"/>
    <w:rsid w:val="000619C3"/>
    <w:rsid w:val="00061E80"/>
    <w:rsid w:val="00062057"/>
    <w:rsid w:val="0006211C"/>
    <w:rsid w:val="00062E70"/>
    <w:rsid w:val="00063E7E"/>
    <w:rsid w:val="00063F14"/>
    <w:rsid w:val="00064188"/>
    <w:rsid w:val="00064BDA"/>
    <w:rsid w:val="00064D2F"/>
    <w:rsid w:val="000650AD"/>
    <w:rsid w:val="00065802"/>
    <w:rsid w:val="0006593D"/>
    <w:rsid w:val="0006635D"/>
    <w:rsid w:val="0006685D"/>
    <w:rsid w:val="00066A79"/>
    <w:rsid w:val="00066B45"/>
    <w:rsid w:val="00067732"/>
    <w:rsid w:val="00067FF4"/>
    <w:rsid w:val="00070BA3"/>
    <w:rsid w:val="00070C86"/>
    <w:rsid w:val="0007148D"/>
    <w:rsid w:val="000714DD"/>
    <w:rsid w:val="000714E5"/>
    <w:rsid w:val="000715E7"/>
    <w:rsid w:val="000717ED"/>
    <w:rsid w:val="00071AA1"/>
    <w:rsid w:val="00071D45"/>
    <w:rsid w:val="000723E3"/>
    <w:rsid w:val="000723E5"/>
    <w:rsid w:val="000724EB"/>
    <w:rsid w:val="00072E68"/>
    <w:rsid w:val="00072EF4"/>
    <w:rsid w:val="000732CF"/>
    <w:rsid w:val="00073955"/>
    <w:rsid w:val="000743A2"/>
    <w:rsid w:val="0007471D"/>
    <w:rsid w:val="00075E68"/>
    <w:rsid w:val="00075F7D"/>
    <w:rsid w:val="0007612B"/>
    <w:rsid w:val="000764E4"/>
    <w:rsid w:val="00076FC1"/>
    <w:rsid w:val="000801B7"/>
    <w:rsid w:val="00080389"/>
    <w:rsid w:val="000806F4"/>
    <w:rsid w:val="00080C50"/>
    <w:rsid w:val="00080D9B"/>
    <w:rsid w:val="00080E87"/>
    <w:rsid w:val="00081199"/>
    <w:rsid w:val="0008141D"/>
    <w:rsid w:val="00081441"/>
    <w:rsid w:val="000817BA"/>
    <w:rsid w:val="00081FB5"/>
    <w:rsid w:val="00082721"/>
    <w:rsid w:val="0008359D"/>
    <w:rsid w:val="00083DE7"/>
    <w:rsid w:val="00083E95"/>
    <w:rsid w:val="000840AF"/>
    <w:rsid w:val="00084262"/>
    <w:rsid w:val="0008463D"/>
    <w:rsid w:val="00085961"/>
    <w:rsid w:val="000860A9"/>
    <w:rsid w:val="000869BA"/>
    <w:rsid w:val="00086D19"/>
    <w:rsid w:val="000872BE"/>
    <w:rsid w:val="00087586"/>
    <w:rsid w:val="00087615"/>
    <w:rsid w:val="00087831"/>
    <w:rsid w:val="00087DFC"/>
    <w:rsid w:val="00090F10"/>
    <w:rsid w:val="00091099"/>
    <w:rsid w:val="00091199"/>
    <w:rsid w:val="000913E0"/>
    <w:rsid w:val="0009188D"/>
    <w:rsid w:val="000922E2"/>
    <w:rsid w:val="0009243A"/>
    <w:rsid w:val="000928FB"/>
    <w:rsid w:val="00093129"/>
    <w:rsid w:val="00093440"/>
    <w:rsid w:val="0009354B"/>
    <w:rsid w:val="000938EB"/>
    <w:rsid w:val="000945D6"/>
    <w:rsid w:val="000946C0"/>
    <w:rsid w:val="00094A20"/>
    <w:rsid w:val="000950C9"/>
    <w:rsid w:val="0009553E"/>
    <w:rsid w:val="00095DC6"/>
    <w:rsid w:val="00095E25"/>
    <w:rsid w:val="000966D9"/>
    <w:rsid w:val="00096C52"/>
    <w:rsid w:val="00096D98"/>
    <w:rsid w:val="000979C7"/>
    <w:rsid w:val="00097B16"/>
    <w:rsid w:val="000A01B8"/>
    <w:rsid w:val="000A02FF"/>
    <w:rsid w:val="000A064F"/>
    <w:rsid w:val="000A0672"/>
    <w:rsid w:val="000A0AC1"/>
    <w:rsid w:val="000A0AC3"/>
    <w:rsid w:val="000A0AE0"/>
    <w:rsid w:val="000A0B22"/>
    <w:rsid w:val="000A1042"/>
    <w:rsid w:val="000A1210"/>
    <w:rsid w:val="000A1AA6"/>
    <w:rsid w:val="000A1DEC"/>
    <w:rsid w:val="000A2014"/>
    <w:rsid w:val="000A21D0"/>
    <w:rsid w:val="000A23BB"/>
    <w:rsid w:val="000A3002"/>
    <w:rsid w:val="000A3814"/>
    <w:rsid w:val="000A3BB8"/>
    <w:rsid w:val="000A4211"/>
    <w:rsid w:val="000A48CD"/>
    <w:rsid w:val="000A4C5D"/>
    <w:rsid w:val="000A4C7A"/>
    <w:rsid w:val="000A4E5B"/>
    <w:rsid w:val="000A51E2"/>
    <w:rsid w:val="000A52F0"/>
    <w:rsid w:val="000A5B4C"/>
    <w:rsid w:val="000A5B9A"/>
    <w:rsid w:val="000A6C36"/>
    <w:rsid w:val="000A7EEE"/>
    <w:rsid w:val="000B0026"/>
    <w:rsid w:val="000B01FD"/>
    <w:rsid w:val="000B021D"/>
    <w:rsid w:val="000B0323"/>
    <w:rsid w:val="000B048F"/>
    <w:rsid w:val="000B0F99"/>
    <w:rsid w:val="000B1343"/>
    <w:rsid w:val="000B16CA"/>
    <w:rsid w:val="000B1AE0"/>
    <w:rsid w:val="000B2156"/>
    <w:rsid w:val="000B2869"/>
    <w:rsid w:val="000B2992"/>
    <w:rsid w:val="000B2A2C"/>
    <w:rsid w:val="000B2BDD"/>
    <w:rsid w:val="000B3310"/>
    <w:rsid w:val="000B372C"/>
    <w:rsid w:val="000B3AC6"/>
    <w:rsid w:val="000B3C0F"/>
    <w:rsid w:val="000B4909"/>
    <w:rsid w:val="000B52CE"/>
    <w:rsid w:val="000B5DCB"/>
    <w:rsid w:val="000B5DE1"/>
    <w:rsid w:val="000B6D3F"/>
    <w:rsid w:val="000B74AF"/>
    <w:rsid w:val="000B7505"/>
    <w:rsid w:val="000C079F"/>
    <w:rsid w:val="000C08C9"/>
    <w:rsid w:val="000C0A3C"/>
    <w:rsid w:val="000C1DFC"/>
    <w:rsid w:val="000C1FDA"/>
    <w:rsid w:val="000C20AB"/>
    <w:rsid w:val="000C288D"/>
    <w:rsid w:val="000C2C09"/>
    <w:rsid w:val="000C2D61"/>
    <w:rsid w:val="000C3699"/>
    <w:rsid w:val="000C3974"/>
    <w:rsid w:val="000C3DE7"/>
    <w:rsid w:val="000C3F06"/>
    <w:rsid w:val="000C41C9"/>
    <w:rsid w:val="000C48A5"/>
    <w:rsid w:val="000C49A9"/>
    <w:rsid w:val="000C4EA6"/>
    <w:rsid w:val="000C5046"/>
    <w:rsid w:val="000C5047"/>
    <w:rsid w:val="000C535F"/>
    <w:rsid w:val="000C585C"/>
    <w:rsid w:val="000C6143"/>
    <w:rsid w:val="000C678B"/>
    <w:rsid w:val="000C6A11"/>
    <w:rsid w:val="000C6AE5"/>
    <w:rsid w:val="000C6B2A"/>
    <w:rsid w:val="000C6B48"/>
    <w:rsid w:val="000C6C7F"/>
    <w:rsid w:val="000C6CC1"/>
    <w:rsid w:val="000C6FDB"/>
    <w:rsid w:val="000C73AC"/>
    <w:rsid w:val="000C7554"/>
    <w:rsid w:val="000C7826"/>
    <w:rsid w:val="000D0CF0"/>
    <w:rsid w:val="000D2519"/>
    <w:rsid w:val="000D2B31"/>
    <w:rsid w:val="000D31BA"/>
    <w:rsid w:val="000D31DA"/>
    <w:rsid w:val="000D3489"/>
    <w:rsid w:val="000D36DC"/>
    <w:rsid w:val="000D37FA"/>
    <w:rsid w:val="000D41F2"/>
    <w:rsid w:val="000D457C"/>
    <w:rsid w:val="000D55D7"/>
    <w:rsid w:val="000D5706"/>
    <w:rsid w:val="000D5E43"/>
    <w:rsid w:val="000D65B7"/>
    <w:rsid w:val="000D6B46"/>
    <w:rsid w:val="000D7349"/>
    <w:rsid w:val="000D7821"/>
    <w:rsid w:val="000D7F46"/>
    <w:rsid w:val="000D7F63"/>
    <w:rsid w:val="000E02AC"/>
    <w:rsid w:val="000E0CE0"/>
    <w:rsid w:val="000E127A"/>
    <w:rsid w:val="000E12D5"/>
    <w:rsid w:val="000E17C0"/>
    <w:rsid w:val="000E2079"/>
    <w:rsid w:val="000E26BB"/>
    <w:rsid w:val="000E2708"/>
    <w:rsid w:val="000E3B9D"/>
    <w:rsid w:val="000E3E31"/>
    <w:rsid w:val="000E3EED"/>
    <w:rsid w:val="000E4093"/>
    <w:rsid w:val="000E44BE"/>
    <w:rsid w:val="000E463D"/>
    <w:rsid w:val="000E46BE"/>
    <w:rsid w:val="000E47C6"/>
    <w:rsid w:val="000E4C6D"/>
    <w:rsid w:val="000E4D0B"/>
    <w:rsid w:val="000E55C3"/>
    <w:rsid w:val="000E5824"/>
    <w:rsid w:val="000E598E"/>
    <w:rsid w:val="000E5BE8"/>
    <w:rsid w:val="000E5DB3"/>
    <w:rsid w:val="000E5E3B"/>
    <w:rsid w:val="000E6987"/>
    <w:rsid w:val="000E6D0B"/>
    <w:rsid w:val="000E6FAD"/>
    <w:rsid w:val="000E71BF"/>
    <w:rsid w:val="000F001C"/>
    <w:rsid w:val="000F0023"/>
    <w:rsid w:val="000F034B"/>
    <w:rsid w:val="000F04DF"/>
    <w:rsid w:val="000F135F"/>
    <w:rsid w:val="000F15D7"/>
    <w:rsid w:val="000F164D"/>
    <w:rsid w:val="000F1F84"/>
    <w:rsid w:val="000F207A"/>
    <w:rsid w:val="000F2668"/>
    <w:rsid w:val="000F2D4B"/>
    <w:rsid w:val="000F2E9C"/>
    <w:rsid w:val="000F2F16"/>
    <w:rsid w:val="000F3079"/>
    <w:rsid w:val="000F3159"/>
    <w:rsid w:val="000F3692"/>
    <w:rsid w:val="000F3C70"/>
    <w:rsid w:val="000F3EAB"/>
    <w:rsid w:val="000F4230"/>
    <w:rsid w:val="000F47C7"/>
    <w:rsid w:val="000F4973"/>
    <w:rsid w:val="000F4A06"/>
    <w:rsid w:val="000F4DB7"/>
    <w:rsid w:val="000F50A6"/>
    <w:rsid w:val="000F5CCF"/>
    <w:rsid w:val="000F696C"/>
    <w:rsid w:val="000F6AE5"/>
    <w:rsid w:val="000F7D6C"/>
    <w:rsid w:val="0010076F"/>
    <w:rsid w:val="00100AE8"/>
    <w:rsid w:val="00101346"/>
    <w:rsid w:val="0010135D"/>
    <w:rsid w:val="0010163F"/>
    <w:rsid w:val="00101F87"/>
    <w:rsid w:val="0010209F"/>
    <w:rsid w:val="001024D6"/>
    <w:rsid w:val="001027D5"/>
    <w:rsid w:val="0010362F"/>
    <w:rsid w:val="0010372D"/>
    <w:rsid w:val="001040B6"/>
    <w:rsid w:val="001040FC"/>
    <w:rsid w:val="001046A1"/>
    <w:rsid w:val="0010486F"/>
    <w:rsid w:val="00104DE8"/>
    <w:rsid w:val="00104DEF"/>
    <w:rsid w:val="00104EAD"/>
    <w:rsid w:val="001051C1"/>
    <w:rsid w:val="001059C2"/>
    <w:rsid w:val="00105BDB"/>
    <w:rsid w:val="00105C47"/>
    <w:rsid w:val="00105F15"/>
    <w:rsid w:val="00106745"/>
    <w:rsid w:val="0010693E"/>
    <w:rsid w:val="00106F2C"/>
    <w:rsid w:val="001076EE"/>
    <w:rsid w:val="001077FE"/>
    <w:rsid w:val="00107940"/>
    <w:rsid w:val="0011013A"/>
    <w:rsid w:val="001106A9"/>
    <w:rsid w:val="00111816"/>
    <w:rsid w:val="00111884"/>
    <w:rsid w:val="00111A3A"/>
    <w:rsid w:val="00111A8F"/>
    <w:rsid w:val="00111A94"/>
    <w:rsid w:val="00111BE6"/>
    <w:rsid w:val="00111CD6"/>
    <w:rsid w:val="001123F3"/>
    <w:rsid w:val="00112438"/>
    <w:rsid w:val="00112B6B"/>
    <w:rsid w:val="00112B8C"/>
    <w:rsid w:val="00112F64"/>
    <w:rsid w:val="00113407"/>
    <w:rsid w:val="001136E5"/>
    <w:rsid w:val="00113A19"/>
    <w:rsid w:val="00114116"/>
    <w:rsid w:val="0011431E"/>
    <w:rsid w:val="00114DAC"/>
    <w:rsid w:val="00114ED8"/>
    <w:rsid w:val="001156A5"/>
    <w:rsid w:val="00115858"/>
    <w:rsid w:val="00115CC5"/>
    <w:rsid w:val="00115E97"/>
    <w:rsid w:val="00116377"/>
    <w:rsid w:val="001164B6"/>
    <w:rsid w:val="001164F8"/>
    <w:rsid w:val="00116D61"/>
    <w:rsid w:val="00116D8F"/>
    <w:rsid w:val="00116FDD"/>
    <w:rsid w:val="001176D4"/>
    <w:rsid w:val="00117714"/>
    <w:rsid w:val="00117907"/>
    <w:rsid w:val="00117A7C"/>
    <w:rsid w:val="00117EA1"/>
    <w:rsid w:val="001203A2"/>
    <w:rsid w:val="00120A1A"/>
    <w:rsid w:val="00120EA2"/>
    <w:rsid w:val="00121865"/>
    <w:rsid w:val="001226AA"/>
    <w:rsid w:val="00122719"/>
    <w:rsid w:val="00122726"/>
    <w:rsid w:val="00122AE3"/>
    <w:rsid w:val="00123873"/>
    <w:rsid w:val="00123D8D"/>
    <w:rsid w:val="00123FEC"/>
    <w:rsid w:val="00124135"/>
    <w:rsid w:val="00124389"/>
    <w:rsid w:val="0012560A"/>
    <w:rsid w:val="0012580C"/>
    <w:rsid w:val="00125CD4"/>
    <w:rsid w:val="00126460"/>
    <w:rsid w:val="0012691F"/>
    <w:rsid w:val="00126927"/>
    <w:rsid w:val="00126E52"/>
    <w:rsid w:val="00127325"/>
    <w:rsid w:val="00127C63"/>
    <w:rsid w:val="00130A4F"/>
    <w:rsid w:val="00130B75"/>
    <w:rsid w:val="0013108B"/>
    <w:rsid w:val="001311D0"/>
    <w:rsid w:val="001316E5"/>
    <w:rsid w:val="0013191C"/>
    <w:rsid w:val="00131C64"/>
    <w:rsid w:val="00132B10"/>
    <w:rsid w:val="001330DA"/>
    <w:rsid w:val="00133783"/>
    <w:rsid w:val="001337AB"/>
    <w:rsid w:val="00133B3B"/>
    <w:rsid w:val="00134C25"/>
    <w:rsid w:val="00134C2B"/>
    <w:rsid w:val="00135494"/>
    <w:rsid w:val="0013602B"/>
    <w:rsid w:val="00136D6A"/>
    <w:rsid w:val="00137803"/>
    <w:rsid w:val="00137A5A"/>
    <w:rsid w:val="00137D92"/>
    <w:rsid w:val="001404ED"/>
    <w:rsid w:val="00140722"/>
    <w:rsid w:val="001408A3"/>
    <w:rsid w:val="0014131D"/>
    <w:rsid w:val="0014184D"/>
    <w:rsid w:val="0014246E"/>
    <w:rsid w:val="001428C3"/>
    <w:rsid w:val="0014297D"/>
    <w:rsid w:val="00143770"/>
    <w:rsid w:val="00143CC7"/>
    <w:rsid w:val="00143E95"/>
    <w:rsid w:val="00144441"/>
    <w:rsid w:val="00144926"/>
    <w:rsid w:val="00144D3B"/>
    <w:rsid w:val="00144F94"/>
    <w:rsid w:val="00145538"/>
    <w:rsid w:val="00145F2C"/>
    <w:rsid w:val="001465A4"/>
    <w:rsid w:val="00146A97"/>
    <w:rsid w:val="00146CAB"/>
    <w:rsid w:val="00147EF4"/>
    <w:rsid w:val="00150389"/>
    <w:rsid w:val="00150823"/>
    <w:rsid w:val="00150A4C"/>
    <w:rsid w:val="00150B77"/>
    <w:rsid w:val="0015187D"/>
    <w:rsid w:val="00151BB5"/>
    <w:rsid w:val="00152425"/>
    <w:rsid w:val="0015256A"/>
    <w:rsid w:val="00152709"/>
    <w:rsid w:val="00152B66"/>
    <w:rsid w:val="00152D17"/>
    <w:rsid w:val="00152D65"/>
    <w:rsid w:val="001531C9"/>
    <w:rsid w:val="0015364E"/>
    <w:rsid w:val="00153742"/>
    <w:rsid w:val="001539B2"/>
    <w:rsid w:val="00153C7F"/>
    <w:rsid w:val="00154292"/>
    <w:rsid w:val="00154993"/>
    <w:rsid w:val="00155636"/>
    <w:rsid w:val="00155ADE"/>
    <w:rsid w:val="00155DC1"/>
    <w:rsid w:val="00155DF3"/>
    <w:rsid w:val="00155E70"/>
    <w:rsid w:val="00156296"/>
    <w:rsid w:val="001563AF"/>
    <w:rsid w:val="00156577"/>
    <w:rsid w:val="0015673E"/>
    <w:rsid w:val="00156EEB"/>
    <w:rsid w:val="00156F76"/>
    <w:rsid w:val="00157143"/>
    <w:rsid w:val="0015765B"/>
    <w:rsid w:val="001578B5"/>
    <w:rsid w:val="001606B9"/>
    <w:rsid w:val="00160F74"/>
    <w:rsid w:val="001614F8"/>
    <w:rsid w:val="0016157C"/>
    <w:rsid w:val="00161AE8"/>
    <w:rsid w:val="00161C2C"/>
    <w:rsid w:val="00161D44"/>
    <w:rsid w:val="001620FB"/>
    <w:rsid w:val="0016229E"/>
    <w:rsid w:val="00162959"/>
    <w:rsid w:val="00162A35"/>
    <w:rsid w:val="00162B16"/>
    <w:rsid w:val="00163143"/>
    <w:rsid w:val="00163196"/>
    <w:rsid w:val="001635E6"/>
    <w:rsid w:val="00163810"/>
    <w:rsid w:val="0016394D"/>
    <w:rsid w:val="00164116"/>
    <w:rsid w:val="00164A6A"/>
    <w:rsid w:val="001654FB"/>
    <w:rsid w:val="00165E13"/>
    <w:rsid w:val="001661C0"/>
    <w:rsid w:val="001665BC"/>
    <w:rsid w:val="00166786"/>
    <w:rsid w:val="001669E4"/>
    <w:rsid w:val="001669FC"/>
    <w:rsid w:val="00166B4F"/>
    <w:rsid w:val="00166E4F"/>
    <w:rsid w:val="001673B1"/>
    <w:rsid w:val="00170059"/>
    <w:rsid w:val="00170365"/>
    <w:rsid w:val="001704F6"/>
    <w:rsid w:val="0017143E"/>
    <w:rsid w:val="00171713"/>
    <w:rsid w:val="00171BF1"/>
    <w:rsid w:val="00172702"/>
    <w:rsid w:val="00173A59"/>
    <w:rsid w:val="00173B9A"/>
    <w:rsid w:val="001742D6"/>
    <w:rsid w:val="0017465C"/>
    <w:rsid w:val="00174711"/>
    <w:rsid w:val="00174891"/>
    <w:rsid w:val="00175577"/>
    <w:rsid w:val="0017613A"/>
    <w:rsid w:val="00176855"/>
    <w:rsid w:val="00176879"/>
    <w:rsid w:val="00176B73"/>
    <w:rsid w:val="00176C2B"/>
    <w:rsid w:val="00176EE3"/>
    <w:rsid w:val="00176FA6"/>
    <w:rsid w:val="00177775"/>
    <w:rsid w:val="00177A56"/>
    <w:rsid w:val="001807DB"/>
    <w:rsid w:val="0018162E"/>
    <w:rsid w:val="00181A4B"/>
    <w:rsid w:val="001823A6"/>
    <w:rsid w:val="00182519"/>
    <w:rsid w:val="0018260A"/>
    <w:rsid w:val="00182A91"/>
    <w:rsid w:val="00182F86"/>
    <w:rsid w:val="00184DAA"/>
    <w:rsid w:val="00186F73"/>
    <w:rsid w:val="0018702D"/>
    <w:rsid w:val="001876CE"/>
    <w:rsid w:val="00187A0A"/>
    <w:rsid w:val="00187A9D"/>
    <w:rsid w:val="00187C66"/>
    <w:rsid w:val="00187F32"/>
    <w:rsid w:val="0019002B"/>
    <w:rsid w:val="001903B8"/>
    <w:rsid w:val="00190DAE"/>
    <w:rsid w:val="001911BA"/>
    <w:rsid w:val="001911F1"/>
    <w:rsid w:val="001911F4"/>
    <w:rsid w:val="00191564"/>
    <w:rsid w:val="00191802"/>
    <w:rsid w:val="001925F3"/>
    <w:rsid w:val="001927F4"/>
    <w:rsid w:val="0019287B"/>
    <w:rsid w:val="00192E7A"/>
    <w:rsid w:val="0019373C"/>
    <w:rsid w:val="00193C61"/>
    <w:rsid w:val="00194063"/>
    <w:rsid w:val="00194B48"/>
    <w:rsid w:val="00194EBD"/>
    <w:rsid w:val="00194F41"/>
    <w:rsid w:val="0019506B"/>
    <w:rsid w:val="00195202"/>
    <w:rsid w:val="00195810"/>
    <w:rsid w:val="00195EA4"/>
    <w:rsid w:val="0019614B"/>
    <w:rsid w:val="00196AB6"/>
    <w:rsid w:val="00197508"/>
    <w:rsid w:val="001978F7"/>
    <w:rsid w:val="00197B57"/>
    <w:rsid w:val="001A04A3"/>
    <w:rsid w:val="001A1650"/>
    <w:rsid w:val="001A16C2"/>
    <w:rsid w:val="001A179A"/>
    <w:rsid w:val="001A1CD6"/>
    <w:rsid w:val="001A1E59"/>
    <w:rsid w:val="001A21D1"/>
    <w:rsid w:val="001A2591"/>
    <w:rsid w:val="001A25EB"/>
    <w:rsid w:val="001A2D61"/>
    <w:rsid w:val="001A2EF0"/>
    <w:rsid w:val="001A313D"/>
    <w:rsid w:val="001A35DB"/>
    <w:rsid w:val="001A3B3A"/>
    <w:rsid w:val="001A3D4A"/>
    <w:rsid w:val="001A3D4F"/>
    <w:rsid w:val="001A4122"/>
    <w:rsid w:val="001A44C0"/>
    <w:rsid w:val="001A48DE"/>
    <w:rsid w:val="001A4C91"/>
    <w:rsid w:val="001A50EA"/>
    <w:rsid w:val="001A537C"/>
    <w:rsid w:val="001A57F9"/>
    <w:rsid w:val="001A5ABC"/>
    <w:rsid w:val="001A5BAB"/>
    <w:rsid w:val="001A5BE8"/>
    <w:rsid w:val="001A5C54"/>
    <w:rsid w:val="001A5C6C"/>
    <w:rsid w:val="001A5F7D"/>
    <w:rsid w:val="001A667F"/>
    <w:rsid w:val="001A69A1"/>
    <w:rsid w:val="001A6CEE"/>
    <w:rsid w:val="001A6D2A"/>
    <w:rsid w:val="001A6E6A"/>
    <w:rsid w:val="001A6E9A"/>
    <w:rsid w:val="001A77D6"/>
    <w:rsid w:val="001A78E5"/>
    <w:rsid w:val="001A7BBA"/>
    <w:rsid w:val="001A7C3A"/>
    <w:rsid w:val="001B0685"/>
    <w:rsid w:val="001B073E"/>
    <w:rsid w:val="001B1392"/>
    <w:rsid w:val="001B15F6"/>
    <w:rsid w:val="001B1AB1"/>
    <w:rsid w:val="001B1EB9"/>
    <w:rsid w:val="001B1FB1"/>
    <w:rsid w:val="001B262E"/>
    <w:rsid w:val="001B2771"/>
    <w:rsid w:val="001B2933"/>
    <w:rsid w:val="001B2D51"/>
    <w:rsid w:val="001B2FE1"/>
    <w:rsid w:val="001B3C13"/>
    <w:rsid w:val="001B3D76"/>
    <w:rsid w:val="001B44C9"/>
    <w:rsid w:val="001B4518"/>
    <w:rsid w:val="001B4693"/>
    <w:rsid w:val="001B4E20"/>
    <w:rsid w:val="001B50E2"/>
    <w:rsid w:val="001B5481"/>
    <w:rsid w:val="001B5594"/>
    <w:rsid w:val="001B6224"/>
    <w:rsid w:val="001B6293"/>
    <w:rsid w:val="001B629D"/>
    <w:rsid w:val="001B6637"/>
    <w:rsid w:val="001B66B1"/>
    <w:rsid w:val="001B66E7"/>
    <w:rsid w:val="001B6E27"/>
    <w:rsid w:val="001B731D"/>
    <w:rsid w:val="001C02AB"/>
    <w:rsid w:val="001C041C"/>
    <w:rsid w:val="001C0E3B"/>
    <w:rsid w:val="001C1440"/>
    <w:rsid w:val="001C1709"/>
    <w:rsid w:val="001C1A3F"/>
    <w:rsid w:val="001C1E22"/>
    <w:rsid w:val="001C2230"/>
    <w:rsid w:val="001C292F"/>
    <w:rsid w:val="001C315D"/>
    <w:rsid w:val="001C3DE2"/>
    <w:rsid w:val="001C412E"/>
    <w:rsid w:val="001C4F74"/>
    <w:rsid w:val="001C52F9"/>
    <w:rsid w:val="001C598F"/>
    <w:rsid w:val="001C5D57"/>
    <w:rsid w:val="001C5F3D"/>
    <w:rsid w:val="001C626D"/>
    <w:rsid w:val="001C67CE"/>
    <w:rsid w:val="001C7513"/>
    <w:rsid w:val="001C7892"/>
    <w:rsid w:val="001D01EF"/>
    <w:rsid w:val="001D063E"/>
    <w:rsid w:val="001D07CF"/>
    <w:rsid w:val="001D08C3"/>
    <w:rsid w:val="001D0C56"/>
    <w:rsid w:val="001D0F44"/>
    <w:rsid w:val="001D1582"/>
    <w:rsid w:val="001D1789"/>
    <w:rsid w:val="001D1B13"/>
    <w:rsid w:val="001D1C83"/>
    <w:rsid w:val="001D1D95"/>
    <w:rsid w:val="001D2165"/>
    <w:rsid w:val="001D21FE"/>
    <w:rsid w:val="001D2492"/>
    <w:rsid w:val="001D2DA7"/>
    <w:rsid w:val="001D36E1"/>
    <w:rsid w:val="001D3856"/>
    <w:rsid w:val="001D3BE7"/>
    <w:rsid w:val="001D4367"/>
    <w:rsid w:val="001D47AC"/>
    <w:rsid w:val="001D48DC"/>
    <w:rsid w:val="001D5D47"/>
    <w:rsid w:val="001D5E17"/>
    <w:rsid w:val="001D6D25"/>
    <w:rsid w:val="001D6DA1"/>
    <w:rsid w:val="001D7070"/>
    <w:rsid w:val="001D70C1"/>
    <w:rsid w:val="001E0212"/>
    <w:rsid w:val="001E042D"/>
    <w:rsid w:val="001E162F"/>
    <w:rsid w:val="001E1C77"/>
    <w:rsid w:val="001E1F4F"/>
    <w:rsid w:val="001E21AF"/>
    <w:rsid w:val="001E26FE"/>
    <w:rsid w:val="001E2831"/>
    <w:rsid w:val="001E316A"/>
    <w:rsid w:val="001E3228"/>
    <w:rsid w:val="001E3334"/>
    <w:rsid w:val="001E38A8"/>
    <w:rsid w:val="001E4345"/>
    <w:rsid w:val="001E4983"/>
    <w:rsid w:val="001E4C16"/>
    <w:rsid w:val="001E556F"/>
    <w:rsid w:val="001E5DE6"/>
    <w:rsid w:val="001E72AA"/>
    <w:rsid w:val="001F0339"/>
    <w:rsid w:val="001F0E41"/>
    <w:rsid w:val="001F181B"/>
    <w:rsid w:val="001F18E9"/>
    <w:rsid w:val="001F20C5"/>
    <w:rsid w:val="001F212D"/>
    <w:rsid w:val="001F2215"/>
    <w:rsid w:val="001F3AF9"/>
    <w:rsid w:val="001F3B93"/>
    <w:rsid w:val="001F3D42"/>
    <w:rsid w:val="001F44BE"/>
    <w:rsid w:val="001F4519"/>
    <w:rsid w:val="001F4780"/>
    <w:rsid w:val="001F4A6F"/>
    <w:rsid w:val="001F5601"/>
    <w:rsid w:val="001F5775"/>
    <w:rsid w:val="001F6435"/>
    <w:rsid w:val="001F65E3"/>
    <w:rsid w:val="001F6785"/>
    <w:rsid w:val="001F68C0"/>
    <w:rsid w:val="001F69D2"/>
    <w:rsid w:val="001F6B05"/>
    <w:rsid w:val="001F6DEA"/>
    <w:rsid w:val="001F70D3"/>
    <w:rsid w:val="001F72E7"/>
    <w:rsid w:val="001F750C"/>
    <w:rsid w:val="001F7934"/>
    <w:rsid w:val="001F7D81"/>
    <w:rsid w:val="0020041F"/>
    <w:rsid w:val="00200C76"/>
    <w:rsid w:val="0020106B"/>
    <w:rsid w:val="002016D3"/>
    <w:rsid w:val="002016FD"/>
    <w:rsid w:val="002018F4"/>
    <w:rsid w:val="002019B3"/>
    <w:rsid w:val="00201A6B"/>
    <w:rsid w:val="00201F7B"/>
    <w:rsid w:val="00202852"/>
    <w:rsid w:val="00202F2A"/>
    <w:rsid w:val="002034FC"/>
    <w:rsid w:val="002036A4"/>
    <w:rsid w:val="00203B08"/>
    <w:rsid w:val="002046C6"/>
    <w:rsid w:val="00204A90"/>
    <w:rsid w:val="00204C53"/>
    <w:rsid w:val="00205562"/>
    <w:rsid w:val="0020574A"/>
    <w:rsid w:val="00206117"/>
    <w:rsid w:val="0020766A"/>
    <w:rsid w:val="0021051D"/>
    <w:rsid w:val="0021058E"/>
    <w:rsid w:val="0021089E"/>
    <w:rsid w:val="00210B28"/>
    <w:rsid w:val="002113D6"/>
    <w:rsid w:val="0021159D"/>
    <w:rsid w:val="00211687"/>
    <w:rsid w:val="00211E98"/>
    <w:rsid w:val="002122DC"/>
    <w:rsid w:val="0021236C"/>
    <w:rsid w:val="0021275C"/>
    <w:rsid w:val="002130F9"/>
    <w:rsid w:val="0021318D"/>
    <w:rsid w:val="00213485"/>
    <w:rsid w:val="00213EF9"/>
    <w:rsid w:val="0021425A"/>
    <w:rsid w:val="00214D66"/>
    <w:rsid w:val="00214ED3"/>
    <w:rsid w:val="00215219"/>
    <w:rsid w:val="0021524D"/>
    <w:rsid w:val="002154D4"/>
    <w:rsid w:val="00215566"/>
    <w:rsid w:val="00215ACC"/>
    <w:rsid w:val="00215FFB"/>
    <w:rsid w:val="00216B14"/>
    <w:rsid w:val="00216C54"/>
    <w:rsid w:val="002170C0"/>
    <w:rsid w:val="0021717D"/>
    <w:rsid w:val="0021758D"/>
    <w:rsid w:val="002175B0"/>
    <w:rsid w:val="00217E4E"/>
    <w:rsid w:val="00220B38"/>
    <w:rsid w:val="00220D36"/>
    <w:rsid w:val="002212BA"/>
    <w:rsid w:val="00221414"/>
    <w:rsid w:val="002216F0"/>
    <w:rsid w:val="002222E3"/>
    <w:rsid w:val="0022305A"/>
    <w:rsid w:val="00223244"/>
    <w:rsid w:val="002234C6"/>
    <w:rsid w:val="00223AF2"/>
    <w:rsid w:val="00223DF0"/>
    <w:rsid w:val="00224235"/>
    <w:rsid w:val="00224A55"/>
    <w:rsid w:val="00224D14"/>
    <w:rsid w:val="002257B1"/>
    <w:rsid w:val="00225C0A"/>
    <w:rsid w:val="00225E73"/>
    <w:rsid w:val="002260F1"/>
    <w:rsid w:val="002263D4"/>
    <w:rsid w:val="002268BD"/>
    <w:rsid w:val="00226F64"/>
    <w:rsid w:val="00227879"/>
    <w:rsid w:val="002279D0"/>
    <w:rsid w:val="002279DF"/>
    <w:rsid w:val="00227C3B"/>
    <w:rsid w:val="00227C6D"/>
    <w:rsid w:val="00227D3C"/>
    <w:rsid w:val="00227DD8"/>
    <w:rsid w:val="0023040C"/>
    <w:rsid w:val="00230488"/>
    <w:rsid w:val="0023063E"/>
    <w:rsid w:val="00230963"/>
    <w:rsid w:val="00230AC0"/>
    <w:rsid w:val="002317D2"/>
    <w:rsid w:val="0023224D"/>
    <w:rsid w:val="00232AFC"/>
    <w:rsid w:val="00232BF1"/>
    <w:rsid w:val="0023318A"/>
    <w:rsid w:val="002332D4"/>
    <w:rsid w:val="002336CA"/>
    <w:rsid w:val="002339C4"/>
    <w:rsid w:val="00233AB4"/>
    <w:rsid w:val="00233C32"/>
    <w:rsid w:val="002343B9"/>
    <w:rsid w:val="002350A0"/>
    <w:rsid w:val="0023514C"/>
    <w:rsid w:val="002358EF"/>
    <w:rsid w:val="00235D85"/>
    <w:rsid w:val="0023635F"/>
    <w:rsid w:val="00236C8B"/>
    <w:rsid w:val="00236D31"/>
    <w:rsid w:val="002375A7"/>
    <w:rsid w:val="0023775E"/>
    <w:rsid w:val="0024008A"/>
    <w:rsid w:val="00240115"/>
    <w:rsid w:val="00240241"/>
    <w:rsid w:val="00240366"/>
    <w:rsid w:val="002404BC"/>
    <w:rsid w:val="00240742"/>
    <w:rsid w:val="002407AC"/>
    <w:rsid w:val="00240B01"/>
    <w:rsid w:val="00240F9C"/>
    <w:rsid w:val="0024107D"/>
    <w:rsid w:val="00241B18"/>
    <w:rsid w:val="002425FC"/>
    <w:rsid w:val="00242B3B"/>
    <w:rsid w:val="00242C93"/>
    <w:rsid w:val="002431FA"/>
    <w:rsid w:val="002433FE"/>
    <w:rsid w:val="00243D8E"/>
    <w:rsid w:val="00243FC9"/>
    <w:rsid w:val="00243FD9"/>
    <w:rsid w:val="00244465"/>
    <w:rsid w:val="0024447A"/>
    <w:rsid w:val="002445F9"/>
    <w:rsid w:val="00244ACD"/>
    <w:rsid w:val="00244BA0"/>
    <w:rsid w:val="002451E6"/>
    <w:rsid w:val="00245BAC"/>
    <w:rsid w:val="002464D8"/>
    <w:rsid w:val="00246E09"/>
    <w:rsid w:val="00247EFA"/>
    <w:rsid w:val="00247F0B"/>
    <w:rsid w:val="00250444"/>
    <w:rsid w:val="002504A8"/>
    <w:rsid w:val="00250A80"/>
    <w:rsid w:val="002512DD"/>
    <w:rsid w:val="00251B30"/>
    <w:rsid w:val="00251C7D"/>
    <w:rsid w:val="002524A6"/>
    <w:rsid w:val="00252625"/>
    <w:rsid w:val="00252A13"/>
    <w:rsid w:val="00252E27"/>
    <w:rsid w:val="0025326F"/>
    <w:rsid w:val="0025331F"/>
    <w:rsid w:val="002539BD"/>
    <w:rsid w:val="00253C0D"/>
    <w:rsid w:val="00253C9E"/>
    <w:rsid w:val="00253F5B"/>
    <w:rsid w:val="00254496"/>
    <w:rsid w:val="00254ED5"/>
    <w:rsid w:val="00255545"/>
    <w:rsid w:val="00255ABD"/>
    <w:rsid w:val="00255BA7"/>
    <w:rsid w:val="0025606E"/>
    <w:rsid w:val="002561FE"/>
    <w:rsid w:val="00256366"/>
    <w:rsid w:val="00256374"/>
    <w:rsid w:val="002565A8"/>
    <w:rsid w:val="0025720E"/>
    <w:rsid w:val="00257492"/>
    <w:rsid w:val="00257787"/>
    <w:rsid w:val="002579A1"/>
    <w:rsid w:val="00257A2C"/>
    <w:rsid w:val="00257F53"/>
    <w:rsid w:val="00260326"/>
    <w:rsid w:val="00260B2E"/>
    <w:rsid w:val="00260CE7"/>
    <w:rsid w:val="00260EF9"/>
    <w:rsid w:val="0026175C"/>
    <w:rsid w:val="002617C3"/>
    <w:rsid w:val="00261AEE"/>
    <w:rsid w:val="00261D8D"/>
    <w:rsid w:val="00263C96"/>
    <w:rsid w:val="0026533A"/>
    <w:rsid w:val="00265518"/>
    <w:rsid w:val="002657B8"/>
    <w:rsid w:val="002665DA"/>
    <w:rsid w:val="002670EF"/>
    <w:rsid w:val="00267D98"/>
    <w:rsid w:val="0027011D"/>
    <w:rsid w:val="00270176"/>
    <w:rsid w:val="002702FC"/>
    <w:rsid w:val="00270693"/>
    <w:rsid w:val="00271321"/>
    <w:rsid w:val="00271776"/>
    <w:rsid w:val="0027332B"/>
    <w:rsid w:val="00273760"/>
    <w:rsid w:val="0027431E"/>
    <w:rsid w:val="002749D0"/>
    <w:rsid w:val="00275069"/>
    <w:rsid w:val="002751A9"/>
    <w:rsid w:val="0027543D"/>
    <w:rsid w:val="002756D8"/>
    <w:rsid w:val="00275809"/>
    <w:rsid w:val="002758DE"/>
    <w:rsid w:val="0027649E"/>
    <w:rsid w:val="00276780"/>
    <w:rsid w:val="00276986"/>
    <w:rsid w:val="00276B9E"/>
    <w:rsid w:val="002770D3"/>
    <w:rsid w:val="0027712C"/>
    <w:rsid w:val="00277227"/>
    <w:rsid w:val="0027758E"/>
    <w:rsid w:val="0027776C"/>
    <w:rsid w:val="002779DC"/>
    <w:rsid w:val="00277E00"/>
    <w:rsid w:val="00277E5B"/>
    <w:rsid w:val="002800AE"/>
    <w:rsid w:val="00280555"/>
    <w:rsid w:val="00281C48"/>
    <w:rsid w:val="00282137"/>
    <w:rsid w:val="00282ACE"/>
    <w:rsid w:val="00282F6D"/>
    <w:rsid w:val="00283A43"/>
    <w:rsid w:val="00284108"/>
    <w:rsid w:val="00284FA6"/>
    <w:rsid w:val="0028574C"/>
    <w:rsid w:val="002858CA"/>
    <w:rsid w:val="0028596D"/>
    <w:rsid w:val="00285EBF"/>
    <w:rsid w:val="00286CBE"/>
    <w:rsid w:val="0028728E"/>
    <w:rsid w:val="002872E1"/>
    <w:rsid w:val="00287746"/>
    <w:rsid w:val="0029031C"/>
    <w:rsid w:val="002912F5"/>
    <w:rsid w:val="00291519"/>
    <w:rsid w:val="002917A2"/>
    <w:rsid w:val="0029197E"/>
    <w:rsid w:val="00291E5D"/>
    <w:rsid w:val="00291FE0"/>
    <w:rsid w:val="002920C9"/>
    <w:rsid w:val="0029232F"/>
    <w:rsid w:val="00293428"/>
    <w:rsid w:val="00293DC5"/>
    <w:rsid w:val="00294BD4"/>
    <w:rsid w:val="00295419"/>
    <w:rsid w:val="00295A75"/>
    <w:rsid w:val="002961AB"/>
    <w:rsid w:val="002963F7"/>
    <w:rsid w:val="00296B12"/>
    <w:rsid w:val="00297093"/>
    <w:rsid w:val="00297516"/>
    <w:rsid w:val="002A0071"/>
    <w:rsid w:val="002A01B6"/>
    <w:rsid w:val="002A039B"/>
    <w:rsid w:val="002A0801"/>
    <w:rsid w:val="002A0A64"/>
    <w:rsid w:val="002A0D0F"/>
    <w:rsid w:val="002A0E1C"/>
    <w:rsid w:val="002A1A52"/>
    <w:rsid w:val="002A2C46"/>
    <w:rsid w:val="002A2ECB"/>
    <w:rsid w:val="002A3418"/>
    <w:rsid w:val="002A343A"/>
    <w:rsid w:val="002A3586"/>
    <w:rsid w:val="002A3600"/>
    <w:rsid w:val="002A38E1"/>
    <w:rsid w:val="002A3B4D"/>
    <w:rsid w:val="002A3B8E"/>
    <w:rsid w:val="002A3C06"/>
    <w:rsid w:val="002A3D29"/>
    <w:rsid w:val="002A4200"/>
    <w:rsid w:val="002A4498"/>
    <w:rsid w:val="002A46E5"/>
    <w:rsid w:val="002A4845"/>
    <w:rsid w:val="002A4A2B"/>
    <w:rsid w:val="002A4F26"/>
    <w:rsid w:val="002A50F4"/>
    <w:rsid w:val="002A5B57"/>
    <w:rsid w:val="002A5EBE"/>
    <w:rsid w:val="002A667F"/>
    <w:rsid w:val="002A6896"/>
    <w:rsid w:val="002A71E1"/>
    <w:rsid w:val="002A77CE"/>
    <w:rsid w:val="002A7FC4"/>
    <w:rsid w:val="002B041B"/>
    <w:rsid w:val="002B0C49"/>
    <w:rsid w:val="002B1A4A"/>
    <w:rsid w:val="002B2516"/>
    <w:rsid w:val="002B29F7"/>
    <w:rsid w:val="002B2EBE"/>
    <w:rsid w:val="002B34ED"/>
    <w:rsid w:val="002B390E"/>
    <w:rsid w:val="002B3F01"/>
    <w:rsid w:val="002B3F1D"/>
    <w:rsid w:val="002B4264"/>
    <w:rsid w:val="002B45FD"/>
    <w:rsid w:val="002B47B5"/>
    <w:rsid w:val="002B48C0"/>
    <w:rsid w:val="002B4FE1"/>
    <w:rsid w:val="002B5C0B"/>
    <w:rsid w:val="002B5E1B"/>
    <w:rsid w:val="002B6439"/>
    <w:rsid w:val="002B699D"/>
    <w:rsid w:val="002B6AA3"/>
    <w:rsid w:val="002B71F2"/>
    <w:rsid w:val="002B73B9"/>
    <w:rsid w:val="002B7418"/>
    <w:rsid w:val="002B7DD6"/>
    <w:rsid w:val="002C06B1"/>
    <w:rsid w:val="002C095D"/>
    <w:rsid w:val="002C09BC"/>
    <w:rsid w:val="002C0ACA"/>
    <w:rsid w:val="002C13B9"/>
    <w:rsid w:val="002C1808"/>
    <w:rsid w:val="002C1B52"/>
    <w:rsid w:val="002C1BAC"/>
    <w:rsid w:val="002C22FB"/>
    <w:rsid w:val="002C2D87"/>
    <w:rsid w:val="002C2E38"/>
    <w:rsid w:val="002C3140"/>
    <w:rsid w:val="002C4804"/>
    <w:rsid w:val="002C5C46"/>
    <w:rsid w:val="002C6490"/>
    <w:rsid w:val="002C6D31"/>
    <w:rsid w:val="002C6FE7"/>
    <w:rsid w:val="002C714D"/>
    <w:rsid w:val="002C7570"/>
    <w:rsid w:val="002C76A7"/>
    <w:rsid w:val="002D07BC"/>
    <w:rsid w:val="002D0968"/>
    <w:rsid w:val="002D126F"/>
    <w:rsid w:val="002D16D7"/>
    <w:rsid w:val="002D1DDE"/>
    <w:rsid w:val="002D2409"/>
    <w:rsid w:val="002D2552"/>
    <w:rsid w:val="002D275D"/>
    <w:rsid w:val="002D29E5"/>
    <w:rsid w:val="002D2E84"/>
    <w:rsid w:val="002D3812"/>
    <w:rsid w:val="002D3B5A"/>
    <w:rsid w:val="002D42B4"/>
    <w:rsid w:val="002D4C39"/>
    <w:rsid w:val="002D51E0"/>
    <w:rsid w:val="002D53FE"/>
    <w:rsid w:val="002D5421"/>
    <w:rsid w:val="002D5AAB"/>
    <w:rsid w:val="002D6076"/>
    <w:rsid w:val="002D6443"/>
    <w:rsid w:val="002D74E5"/>
    <w:rsid w:val="002D78FA"/>
    <w:rsid w:val="002E1826"/>
    <w:rsid w:val="002E2441"/>
    <w:rsid w:val="002E377E"/>
    <w:rsid w:val="002E3B32"/>
    <w:rsid w:val="002E419A"/>
    <w:rsid w:val="002E4307"/>
    <w:rsid w:val="002E43B0"/>
    <w:rsid w:val="002E4679"/>
    <w:rsid w:val="002E46A8"/>
    <w:rsid w:val="002E49FA"/>
    <w:rsid w:val="002E5634"/>
    <w:rsid w:val="002E5B2C"/>
    <w:rsid w:val="002E63AD"/>
    <w:rsid w:val="002E6658"/>
    <w:rsid w:val="002E6E68"/>
    <w:rsid w:val="002E725F"/>
    <w:rsid w:val="002E7623"/>
    <w:rsid w:val="002E7631"/>
    <w:rsid w:val="002F0208"/>
    <w:rsid w:val="002F0364"/>
    <w:rsid w:val="002F03B9"/>
    <w:rsid w:val="002F094D"/>
    <w:rsid w:val="002F179C"/>
    <w:rsid w:val="002F1F2A"/>
    <w:rsid w:val="002F319F"/>
    <w:rsid w:val="002F323E"/>
    <w:rsid w:val="002F33D9"/>
    <w:rsid w:val="002F33DC"/>
    <w:rsid w:val="002F3A19"/>
    <w:rsid w:val="002F3EDD"/>
    <w:rsid w:val="002F41FC"/>
    <w:rsid w:val="002F4310"/>
    <w:rsid w:val="002F4E86"/>
    <w:rsid w:val="002F4FB0"/>
    <w:rsid w:val="002F5127"/>
    <w:rsid w:val="002F5205"/>
    <w:rsid w:val="002F53A6"/>
    <w:rsid w:val="002F5795"/>
    <w:rsid w:val="002F5816"/>
    <w:rsid w:val="002F5858"/>
    <w:rsid w:val="002F5AED"/>
    <w:rsid w:val="002F5C5F"/>
    <w:rsid w:val="002F5C8A"/>
    <w:rsid w:val="002F6413"/>
    <w:rsid w:val="002F6E76"/>
    <w:rsid w:val="002F6E8D"/>
    <w:rsid w:val="002F7413"/>
    <w:rsid w:val="002F7611"/>
    <w:rsid w:val="002F78BA"/>
    <w:rsid w:val="002F7924"/>
    <w:rsid w:val="00300795"/>
    <w:rsid w:val="003009EF"/>
    <w:rsid w:val="00300BE9"/>
    <w:rsid w:val="00300CC3"/>
    <w:rsid w:val="00301714"/>
    <w:rsid w:val="00301800"/>
    <w:rsid w:val="00301899"/>
    <w:rsid w:val="00302454"/>
    <w:rsid w:val="003024C3"/>
    <w:rsid w:val="0030327C"/>
    <w:rsid w:val="003035BD"/>
    <w:rsid w:val="003037CD"/>
    <w:rsid w:val="00303A9F"/>
    <w:rsid w:val="00303B3A"/>
    <w:rsid w:val="00304FE8"/>
    <w:rsid w:val="00305B34"/>
    <w:rsid w:val="00306937"/>
    <w:rsid w:val="00307133"/>
    <w:rsid w:val="0030747D"/>
    <w:rsid w:val="003075B6"/>
    <w:rsid w:val="003079EA"/>
    <w:rsid w:val="00307B4F"/>
    <w:rsid w:val="00307BD7"/>
    <w:rsid w:val="003109C0"/>
    <w:rsid w:val="00310C06"/>
    <w:rsid w:val="00311B6B"/>
    <w:rsid w:val="00311CB5"/>
    <w:rsid w:val="00311F5A"/>
    <w:rsid w:val="00312228"/>
    <w:rsid w:val="0031245C"/>
    <w:rsid w:val="00312A49"/>
    <w:rsid w:val="00312F5D"/>
    <w:rsid w:val="00313315"/>
    <w:rsid w:val="0031349B"/>
    <w:rsid w:val="00313C23"/>
    <w:rsid w:val="00313C86"/>
    <w:rsid w:val="00313F4D"/>
    <w:rsid w:val="00313F98"/>
    <w:rsid w:val="00314027"/>
    <w:rsid w:val="003149B0"/>
    <w:rsid w:val="00314A05"/>
    <w:rsid w:val="00314A1D"/>
    <w:rsid w:val="00314E7D"/>
    <w:rsid w:val="00314F6F"/>
    <w:rsid w:val="0031532C"/>
    <w:rsid w:val="003166FE"/>
    <w:rsid w:val="003167BE"/>
    <w:rsid w:val="00317338"/>
    <w:rsid w:val="0031739B"/>
    <w:rsid w:val="00317834"/>
    <w:rsid w:val="00317F24"/>
    <w:rsid w:val="003204C6"/>
    <w:rsid w:val="00320671"/>
    <w:rsid w:val="00320EA3"/>
    <w:rsid w:val="003212E6"/>
    <w:rsid w:val="003214EE"/>
    <w:rsid w:val="00321E53"/>
    <w:rsid w:val="00322608"/>
    <w:rsid w:val="003228D3"/>
    <w:rsid w:val="003229EC"/>
    <w:rsid w:val="00322B42"/>
    <w:rsid w:val="003235D6"/>
    <w:rsid w:val="0032394A"/>
    <w:rsid w:val="00324B88"/>
    <w:rsid w:val="00324E9B"/>
    <w:rsid w:val="00325106"/>
    <w:rsid w:val="00325918"/>
    <w:rsid w:val="00325BB0"/>
    <w:rsid w:val="003265B0"/>
    <w:rsid w:val="00326A5B"/>
    <w:rsid w:val="00326C1B"/>
    <w:rsid w:val="00326DA1"/>
    <w:rsid w:val="0032765F"/>
    <w:rsid w:val="00327B44"/>
    <w:rsid w:val="00330575"/>
    <w:rsid w:val="00330C3E"/>
    <w:rsid w:val="003311D2"/>
    <w:rsid w:val="0033144C"/>
    <w:rsid w:val="00331A19"/>
    <w:rsid w:val="00331B8B"/>
    <w:rsid w:val="00331C3E"/>
    <w:rsid w:val="003321BC"/>
    <w:rsid w:val="00332362"/>
    <w:rsid w:val="00332676"/>
    <w:rsid w:val="00332679"/>
    <w:rsid w:val="003326D8"/>
    <w:rsid w:val="003331B5"/>
    <w:rsid w:val="00333DC9"/>
    <w:rsid w:val="00334837"/>
    <w:rsid w:val="003353E0"/>
    <w:rsid w:val="00335D0F"/>
    <w:rsid w:val="003360AD"/>
    <w:rsid w:val="00336A81"/>
    <w:rsid w:val="00337590"/>
    <w:rsid w:val="003379DF"/>
    <w:rsid w:val="00337BDE"/>
    <w:rsid w:val="00340420"/>
    <w:rsid w:val="00340B38"/>
    <w:rsid w:val="00340C77"/>
    <w:rsid w:val="00340F41"/>
    <w:rsid w:val="0034113E"/>
    <w:rsid w:val="00341243"/>
    <w:rsid w:val="003412AD"/>
    <w:rsid w:val="00341ADE"/>
    <w:rsid w:val="0034221A"/>
    <w:rsid w:val="0034235D"/>
    <w:rsid w:val="00342957"/>
    <w:rsid w:val="00342FBC"/>
    <w:rsid w:val="003435BC"/>
    <w:rsid w:val="00343619"/>
    <w:rsid w:val="003437D5"/>
    <w:rsid w:val="003437F4"/>
    <w:rsid w:val="00343D47"/>
    <w:rsid w:val="003444B2"/>
    <w:rsid w:val="00344747"/>
    <w:rsid w:val="003453E0"/>
    <w:rsid w:val="003456C2"/>
    <w:rsid w:val="003457F6"/>
    <w:rsid w:val="00346418"/>
    <w:rsid w:val="003468AC"/>
    <w:rsid w:val="00347358"/>
    <w:rsid w:val="00347437"/>
    <w:rsid w:val="0034792F"/>
    <w:rsid w:val="003479FF"/>
    <w:rsid w:val="00347B48"/>
    <w:rsid w:val="00347F1D"/>
    <w:rsid w:val="00350A89"/>
    <w:rsid w:val="00352160"/>
    <w:rsid w:val="00352277"/>
    <w:rsid w:val="00352DEB"/>
    <w:rsid w:val="00353A3C"/>
    <w:rsid w:val="00353E1D"/>
    <w:rsid w:val="003540BD"/>
    <w:rsid w:val="0035481E"/>
    <w:rsid w:val="003549A0"/>
    <w:rsid w:val="00354B66"/>
    <w:rsid w:val="00354F5B"/>
    <w:rsid w:val="00355040"/>
    <w:rsid w:val="0035512A"/>
    <w:rsid w:val="0035519D"/>
    <w:rsid w:val="00355B1F"/>
    <w:rsid w:val="0035677E"/>
    <w:rsid w:val="00357192"/>
    <w:rsid w:val="00357828"/>
    <w:rsid w:val="00357865"/>
    <w:rsid w:val="00357B53"/>
    <w:rsid w:val="00357CA0"/>
    <w:rsid w:val="003601EC"/>
    <w:rsid w:val="00360579"/>
    <w:rsid w:val="00360580"/>
    <w:rsid w:val="00360A6D"/>
    <w:rsid w:val="003613A0"/>
    <w:rsid w:val="00361938"/>
    <w:rsid w:val="00361FB3"/>
    <w:rsid w:val="0036289A"/>
    <w:rsid w:val="00362DAA"/>
    <w:rsid w:val="00363612"/>
    <w:rsid w:val="00363BB1"/>
    <w:rsid w:val="00363FCC"/>
    <w:rsid w:val="00364915"/>
    <w:rsid w:val="00364F48"/>
    <w:rsid w:val="00364F9D"/>
    <w:rsid w:val="00364FDE"/>
    <w:rsid w:val="00365038"/>
    <w:rsid w:val="00365741"/>
    <w:rsid w:val="003658EE"/>
    <w:rsid w:val="00366034"/>
    <w:rsid w:val="00366464"/>
    <w:rsid w:val="00366759"/>
    <w:rsid w:val="00366CD8"/>
    <w:rsid w:val="00367264"/>
    <w:rsid w:val="00367910"/>
    <w:rsid w:val="00367F70"/>
    <w:rsid w:val="00370395"/>
    <w:rsid w:val="0037048E"/>
    <w:rsid w:val="00370B4C"/>
    <w:rsid w:val="00370DB3"/>
    <w:rsid w:val="00371043"/>
    <w:rsid w:val="00371275"/>
    <w:rsid w:val="003715A4"/>
    <w:rsid w:val="00371B73"/>
    <w:rsid w:val="003720CC"/>
    <w:rsid w:val="003727AA"/>
    <w:rsid w:val="00372E7E"/>
    <w:rsid w:val="00373137"/>
    <w:rsid w:val="0037386D"/>
    <w:rsid w:val="003740FB"/>
    <w:rsid w:val="00374567"/>
    <w:rsid w:val="003745B7"/>
    <w:rsid w:val="003749BB"/>
    <w:rsid w:val="00374C1A"/>
    <w:rsid w:val="00374D5C"/>
    <w:rsid w:val="00375042"/>
    <w:rsid w:val="00375180"/>
    <w:rsid w:val="00375593"/>
    <w:rsid w:val="00375B3F"/>
    <w:rsid w:val="00375C02"/>
    <w:rsid w:val="00375E1A"/>
    <w:rsid w:val="00375F71"/>
    <w:rsid w:val="003765F8"/>
    <w:rsid w:val="0037673C"/>
    <w:rsid w:val="00376EC7"/>
    <w:rsid w:val="00376F39"/>
    <w:rsid w:val="003774E2"/>
    <w:rsid w:val="00377777"/>
    <w:rsid w:val="003777B4"/>
    <w:rsid w:val="00377998"/>
    <w:rsid w:val="00377EDE"/>
    <w:rsid w:val="00380375"/>
    <w:rsid w:val="003805EA"/>
    <w:rsid w:val="0038150C"/>
    <w:rsid w:val="003815CF"/>
    <w:rsid w:val="003817BA"/>
    <w:rsid w:val="00381A4D"/>
    <w:rsid w:val="00381C4C"/>
    <w:rsid w:val="00381F29"/>
    <w:rsid w:val="003825CD"/>
    <w:rsid w:val="003827AC"/>
    <w:rsid w:val="00382833"/>
    <w:rsid w:val="00383150"/>
    <w:rsid w:val="00383789"/>
    <w:rsid w:val="003837B9"/>
    <w:rsid w:val="00383A2A"/>
    <w:rsid w:val="00383C92"/>
    <w:rsid w:val="003846E8"/>
    <w:rsid w:val="00384A13"/>
    <w:rsid w:val="00384D64"/>
    <w:rsid w:val="003853E5"/>
    <w:rsid w:val="003862CD"/>
    <w:rsid w:val="00386659"/>
    <w:rsid w:val="00386E13"/>
    <w:rsid w:val="00386E5B"/>
    <w:rsid w:val="003870F5"/>
    <w:rsid w:val="0038773C"/>
    <w:rsid w:val="0039062F"/>
    <w:rsid w:val="0039081C"/>
    <w:rsid w:val="00390DB5"/>
    <w:rsid w:val="00391889"/>
    <w:rsid w:val="00392146"/>
    <w:rsid w:val="00392654"/>
    <w:rsid w:val="003936ED"/>
    <w:rsid w:val="00394163"/>
    <w:rsid w:val="00394314"/>
    <w:rsid w:val="003949CB"/>
    <w:rsid w:val="0039573B"/>
    <w:rsid w:val="00395871"/>
    <w:rsid w:val="00396182"/>
    <w:rsid w:val="003969E6"/>
    <w:rsid w:val="00396A3D"/>
    <w:rsid w:val="00397E9A"/>
    <w:rsid w:val="003A01C5"/>
    <w:rsid w:val="003A077C"/>
    <w:rsid w:val="003A0D97"/>
    <w:rsid w:val="003A0E17"/>
    <w:rsid w:val="003A1523"/>
    <w:rsid w:val="003A1574"/>
    <w:rsid w:val="003A1A7A"/>
    <w:rsid w:val="003A267E"/>
    <w:rsid w:val="003A2CC3"/>
    <w:rsid w:val="003A3945"/>
    <w:rsid w:val="003A3BE3"/>
    <w:rsid w:val="003A5EC5"/>
    <w:rsid w:val="003A608D"/>
    <w:rsid w:val="003A6254"/>
    <w:rsid w:val="003A6369"/>
    <w:rsid w:val="003A63E8"/>
    <w:rsid w:val="003A7658"/>
    <w:rsid w:val="003A7CFC"/>
    <w:rsid w:val="003B17A5"/>
    <w:rsid w:val="003B1F12"/>
    <w:rsid w:val="003B2233"/>
    <w:rsid w:val="003B2563"/>
    <w:rsid w:val="003B296A"/>
    <w:rsid w:val="003B2AF5"/>
    <w:rsid w:val="003B2D17"/>
    <w:rsid w:val="003B304F"/>
    <w:rsid w:val="003B30A6"/>
    <w:rsid w:val="003B352F"/>
    <w:rsid w:val="003B3AC9"/>
    <w:rsid w:val="003B3CB7"/>
    <w:rsid w:val="003B3E34"/>
    <w:rsid w:val="003B496B"/>
    <w:rsid w:val="003B4A97"/>
    <w:rsid w:val="003B4B56"/>
    <w:rsid w:val="003B5344"/>
    <w:rsid w:val="003B5F06"/>
    <w:rsid w:val="003B62E0"/>
    <w:rsid w:val="003B6979"/>
    <w:rsid w:val="003B74AC"/>
    <w:rsid w:val="003B7C99"/>
    <w:rsid w:val="003C027E"/>
    <w:rsid w:val="003C02B4"/>
    <w:rsid w:val="003C0B4E"/>
    <w:rsid w:val="003C0CBD"/>
    <w:rsid w:val="003C0D70"/>
    <w:rsid w:val="003C0DEA"/>
    <w:rsid w:val="003C1517"/>
    <w:rsid w:val="003C2111"/>
    <w:rsid w:val="003C216A"/>
    <w:rsid w:val="003C2457"/>
    <w:rsid w:val="003C2715"/>
    <w:rsid w:val="003C2AAF"/>
    <w:rsid w:val="003C2F38"/>
    <w:rsid w:val="003C348F"/>
    <w:rsid w:val="003C3F23"/>
    <w:rsid w:val="003C444A"/>
    <w:rsid w:val="003C479A"/>
    <w:rsid w:val="003C4DED"/>
    <w:rsid w:val="003C52A5"/>
    <w:rsid w:val="003C52D9"/>
    <w:rsid w:val="003C5684"/>
    <w:rsid w:val="003C5721"/>
    <w:rsid w:val="003C58D7"/>
    <w:rsid w:val="003C5F58"/>
    <w:rsid w:val="003C6038"/>
    <w:rsid w:val="003C613E"/>
    <w:rsid w:val="003C76E3"/>
    <w:rsid w:val="003C79B8"/>
    <w:rsid w:val="003C7BB6"/>
    <w:rsid w:val="003D0D99"/>
    <w:rsid w:val="003D1662"/>
    <w:rsid w:val="003D227E"/>
    <w:rsid w:val="003D2848"/>
    <w:rsid w:val="003D29F5"/>
    <w:rsid w:val="003D3204"/>
    <w:rsid w:val="003D3767"/>
    <w:rsid w:val="003D38A4"/>
    <w:rsid w:val="003D3D52"/>
    <w:rsid w:val="003D40AA"/>
    <w:rsid w:val="003D424C"/>
    <w:rsid w:val="003D429E"/>
    <w:rsid w:val="003D4C08"/>
    <w:rsid w:val="003D4DA4"/>
    <w:rsid w:val="003D5296"/>
    <w:rsid w:val="003D54E4"/>
    <w:rsid w:val="003D61A8"/>
    <w:rsid w:val="003D6239"/>
    <w:rsid w:val="003D62D3"/>
    <w:rsid w:val="003D6A3C"/>
    <w:rsid w:val="003D6B39"/>
    <w:rsid w:val="003D7088"/>
    <w:rsid w:val="003D71D8"/>
    <w:rsid w:val="003D7B9F"/>
    <w:rsid w:val="003E016F"/>
    <w:rsid w:val="003E074E"/>
    <w:rsid w:val="003E09B1"/>
    <w:rsid w:val="003E0F79"/>
    <w:rsid w:val="003E23BA"/>
    <w:rsid w:val="003E40B0"/>
    <w:rsid w:val="003E4564"/>
    <w:rsid w:val="003E4A68"/>
    <w:rsid w:val="003E4B1A"/>
    <w:rsid w:val="003E4F1D"/>
    <w:rsid w:val="003E54CC"/>
    <w:rsid w:val="003E581A"/>
    <w:rsid w:val="003E5ACD"/>
    <w:rsid w:val="003E609C"/>
    <w:rsid w:val="003E64D0"/>
    <w:rsid w:val="003E69BB"/>
    <w:rsid w:val="003E6FD8"/>
    <w:rsid w:val="003E75A0"/>
    <w:rsid w:val="003E7726"/>
    <w:rsid w:val="003E79DF"/>
    <w:rsid w:val="003E7BE2"/>
    <w:rsid w:val="003F0B1D"/>
    <w:rsid w:val="003F0D65"/>
    <w:rsid w:val="003F0EFC"/>
    <w:rsid w:val="003F1BCD"/>
    <w:rsid w:val="003F1FA9"/>
    <w:rsid w:val="003F202A"/>
    <w:rsid w:val="003F23FF"/>
    <w:rsid w:val="003F2405"/>
    <w:rsid w:val="003F2676"/>
    <w:rsid w:val="003F3131"/>
    <w:rsid w:val="003F31A5"/>
    <w:rsid w:val="003F33B2"/>
    <w:rsid w:val="003F3861"/>
    <w:rsid w:val="003F4B07"/>
    <w:rsid w:val="003F4D93"/>
    <w:rsid w:val="003F4E48"/>
    <w:rsid w:val="003F5637"/>
    <w:rsid w:val="003F5845"/>
    <w:rsid w:val="003F5DE4"/>
    <w:rsid w:val="003F60B8"/>
    <w:rsid w:val="003F641A"/>
    <w:rsid w:val="003F657C"/>
    <w:rsid w:val="003F6E26"/>
    <w:rsid w:val="003F781D"/>
    <w:rsid w:val="003F7B59"/>
    <w:rsid w:val="003F7BD0"/>
    <w:rsid w:val="003F7E62"/>
    <w:rsid w:val="003F7E67"/>
    <w:rsid w:val="00400304"/>
    <w:rsid w:val="00400430"/>
    <w:rsid w:val="00400855"/>
    <w:rsid w:val="00400EB6"/>
    <w:rsid w:val="004015A9"/>
    <w:rsid w:val="004017A2"/>
    <w:rsid w:val="00401A9F"/>
    <w:rsid w:val="004022DD"/>
    <w:rsid w:val="00402A40"/>
    <w:rsid w:val="00402D5D"/>
    <w:rsid w:val="00402F61"/>
    <w:rsid w:val="0040302D"/>
    <w:rsid w:val="00403124"/>
    <w:rsid w:val="004033D6"/>
    <w:rsid w:val="004045CC"/>
    <w:rsid w:val="00404AC7"/>
    <w:rsid w:val="00404BE1"/>
    <w:rsid w:val="00404D4B"/>
    <w:rsid w:val="00404F86"/>
    <w:rsid w:val="00405118"/>
    <w:rsid w:val="0040516A"/>
    <w:rsid w:val="00405364"/>
    <w:rsid w:val="00405397"/>
    <w:rsid w:val="004056B1"/>
    <w:rsid w:val="00405BE2"/>
    <w:rsid w:val="00405BF8"/>
    <w:rsid w:val="00405C6B"/>
    <w:rsid w:val="00406877"/>
    <w:rsid w:val="00406B86"/>
    <w:rsid w:val="00407983"/>
    <w:rsid w:val="004107E4"/>
    <w:rsid w:val="00410D65"/>
    <w:rsid w:val="00411D7D"/>
    <w:rsid w:val="00412204"/>
    <w:rsid w:val="00412207"/>
    <w:rsid w:val="00412632"/>
    <w:rsid w:val="00412EDC"/>
    <w:rsid w:val="00412FAD"/>
    <w:rsid w:val="00412FCC"/>
    <w:rsid w:val="00413238"/>
    <w:rsid w:val="004132D9"/>
    <w:rsid w:val="0041342B"/>
    <w:rsid w:val="00413C6B"/>
    <w:rsid w:val="00414101"/>
    <w:rsid w:val="004145CA"/>
    <w:rsid w:val="00414766"/>
    <w:rsid w:val="004147CB"/>
    <w:rsid w:val="00414AB2"/>
    <w:rsid w:val="004156F1"/>
    <w:rsid w:val="004159DD"/>
    <w:rsid w:val="00415B80"/>
    <w:rsid w:val="00416072"/>
    <w:rsid w:val="004161D4"/>
    <w:rsid w:val="0041674C"/>
    <w:rsid w:val="00416CD3"/>
    <w:rsid w:val="00417179"/>
    <w:rsid w:val="00417464"/>
    <w:rsid w:val="0041794A"/>
    <w:rsid w:val="004202EA"/>
    <w:rsid w:val="00420399"/>
    <w:rsid w:val="0042114E"/>
    <w:rsid w:val="004215AA"/>
    <w:rsid w:val="00421828"/>
    <w:rsid w:val="004224A1"/>
    <w:rsid w:val="004224B1"/>
    <w:rsid w:val="00422706"/>
    <w:rsid w:val="004228F1"/>
    <w:rsid w:val="00422A14"/>
    <w:rsid w:val="00422A3F"/>
    <w:rsid w:val="00422D6B"/>
    <w:rsid w:val="00422E3B"/>
    <w:rsid w:val="004230D8"/>
    <w:rsid w:val="00423121"/>
    <w:rsid w:val="00423172"/>
    <w:rsid w:val="0042318C"/>
    <w:rsid w:val="00423897"/>
    <w:rsid w:val="00423B2C"/>
    <w:rsid w:val="00423DC8"/>
    <w:rsid w:val="0042414B"/>
    <w:rsid w:val="00424237"/>
    <w:rsid w:val="004243D0"/>
    <w:rsid w:val="00424C3E"/>
    <w:rsid w:val="004252AA"/>
    <w:rsid w:val="0042564E"/>
    <w:rsid w:val="0042596B"/>
    <w:rsid w:val="00425CC1"/>
    <w:rsid w:val="00425D50"/>
    <w:rsid w:val="00425EDB"/>
    <w:rsid w:val="004262A1"/>
    <w:rsid w:val="004266AE"/>
    <w:rsid w:val="00426F36"/>
    <w:rsid w:val="00426FA0"/>
    <w:rsid w:val="0042760F"/>
    <w:rsid w:val="00427F88"/>
    <w:rsid w:val="004304A9"/>
    <w:rsid w:val="004306EC"/>
    <w:rsid w:val="004321E1"/>
    <w:rsid w:val="00432474"/>
    <w:rsid w:val="004325B6"/>
    <w:rsid w:val="00433BBC"/>
    <w:rsid w:val="00433F1B"/>
    <w:rsid w:val="00434327"/>
    <w:rsid w:val="0043468F"/>
    <w:rsid w:val="004350C9"/>
    <w:rsid w:val="004350F1"/>
    <w:rsid w:val="0043571A"/>
    <w:rsid w:val="004359BA"/>
    <w:rsid w:val="00435D39"/>
    <w:rsid w:val="0043604E"/>
    <w:rsid w:val="004362E6"/>
    <w:rsid w:val="00436B3D"/>
    <w:rsid w:val="00437104"/>
    <w:rsid w:val="00437F0F"/>
    <w:rsid w:val="004412C1"/>
    <w:rsid w:val="0044148B"/>
    <w:rsid w:val="004422CB"/>
    <w:rsid w:val="00442448"/>
    <w:rsid w:val="00442493"/>
    <w:rsid w:val="00442BDE"/>
    <w:rsid w:val="00442C1F"/>
    <w:rsid w:val="00443724"/>
    <w:rsid w:val="00443A64"/>
    <w:rsid w:val="004440FC"/>
    <w:rsid w:val="004442B9"/>
    <w:rsid w:val="00444871"/>
    <w:rsid w:val="00444E0B"/>
    <w:rsid w:val="00445400"/>
    <w:rsid w:val="00445CAF"/>
    <w:rsid w:val="00446162"/>
    <w:rsid w:val="004464D4"/>
    <w:rsid w:val="00446813"/>
    <w:rsid w:val="00447181"/>
    <w:rsid w:val="0044731C"/>
    <w:rsid w:val="00447BF5"/>
    <w:rsid w:val="00447E81"/>
    <w:rsid w:val="00450580"/>
    <w:rsid w:val="00450A6A"/>
    <w:rsid w:val="00450BB7"/>
    <w:rsid w:val="00450CDD"/>
    <w:rsid w:val="00450F77"/>
    <w:rsid w:val="00451077"/>
    <w:rsid w:val="00451205"/>
    <w:rsid w:val="00451375"/>
    <w:rsid w:val="004515A0"/>
    <w:rsid w:val="00451836"/>
    <w:rsid w:val="004519A8"/>
    <w:rsid w:val="00451E86"/>
    <w:rsid w:val="0045284D"/>
    <w:rsid w:val="00452947"/>
    <w:rsid w:val="00453037"/>
    <w:rsid w:val="00453400"/>
    <w:rsid w:val="00453F42"/>
    <w:rsid w:val="00454201"/>
    <w:rsid w:val="0045442C"/>
    <w:rsid w:val="00454CA6"/>
    <w:rsid w:val="00454F7B"/>
    <w:rsid w:val="004551A5"/>
    <w:rsid w:val="00455330"/>
    <w:rsid w:val="004559FF"/>
    <w:rsid w:val="00455AEB"/>
    <w:rsid w:val="004563C8"/>
    <w:rsid w:val="00456525"/>
    <w:rsid w:val="00456604"/>
    <w:rsid w:val="00456817"/>
    <w:rsid w:val="00456D20"/>
    <w:rsid w:val="00456DBD"/>
    <w:rsid w:val="00456DF4"/>
    <w:rsid w:val="00457174"/>
    <w:rsid w:val="00457BC0"/>
    <w:rsid w:val="00460178"/>
    <w:rsid w:val="0046050C"/>
    <w:rsid w:val="00460B59"/>
    <w:rsid w:val="00460E74"/>
    <w:rsid w:val="004610E3"/>
    <w:rsid w:val="00461A87"/>
    <w:rsid w:val="00462491"/>
    <w:rsid w:val="00462604"/>
    <w:rsid w:val="004626AD"/>
    <w:rsid w:val="00462D76"/>
    <w:rsid w:val="004637CE"/>
    <w:rsid w:val="004637E4"/>
    <w:rsid w:val="004639AC"/>
    <w:rsid w:val="00463BC2"/>
    <w:rsid w:val="0046406F"/>
    <w:rsid w:val="00464260"/>
    <w:rsid w:val="00464A97"/>
    <w:rsid w:val="0046531B"/>
    <w:rsid w:val="00465C67"/>
    <w:rsid w:val="00465EF1"/>
    <w:rsid w:val="004661D5"/>
    <w:rsid w:val="004667BC"/>
    <w:rsid w:val="00466F55"/>
    <w:rsid w:val="00466FC3"/>
    <w:rsid w:val="00467092"/>
    <w:rsid w:val="00467AB8"/>
    <w:rsid w:val="0047008D"/>
    <w:rsid w:val="00470429"/>
    <w:rsid w:val="0047068F"/>
    <w:rsid w:val="00470BBE"/>
    <w:rsid w:val="00471A51"/>
    <w:rsid w:val="00471CA4"/>
    <w:rsid w:val="0047224E"/>
    <w:rsid w:val="004723BE"/>
    <w:rsid w:val="00472B6A"/>
    <w:rsid w:val="00472FB1"/>
    <w:rsid w:val="0047328B"/>
    <w:rsid w:val="00473ED3"/>
    <w:rsid w:val="00474456"/>
    <w:rsid w:val="004749CE"/>
    <w:rsid w:val="00474A2C"/>
    <w:rsid w:val="00474DD7"/>
    <w:rsid w:val="00474EA3"/>
    <w:rsid w:val="00475152"/>
    <w:rsid w:val="0047528C"/>
    <w:rsid w:val="00475657"/>
    <w:rsid w:val="00475FDB"/>
    <w:rsid w:val="00476708"/>
    <w:rsid w:val="00476DDA"/>
    <w:rsid w:val="00477F63"/>
    <w:rsid w:val="00480791"/>
    <w:rsid w:val="00480A97"/>
    <w:rsid w:val="00480C0E"/>
    <w:rsid w:val="00480CDA"/>
    <w:rsid w:val="00480F24"/>
    <w:rsid w:val="004820FE"/>
    <w:rsid w:val="0048216D"/>
    <w:rsid w:val="004828AA"/>
    <w:rsid w:val="004828F1"/>
    <w:rsid w:val="00483628"/>
    <w:rsid w:val="00483B2E"/>
    <w:rsid w:val="00483BD7"/>
    <w:rsid w:val="00484157"/>
    <w:rsid w:val="00484764"/>
    <w:rsid w:val="0048499C"/>
    <w:rsid w:val="00484CD5"/>
    <w:rsid w:val="00484E5F"/>
    <w:rsid w:val="00485517"/>
    <w:rsid w:val="004856BC"/>
    <w:rsid w:val="00485A7D"/>
    <w:rsid w:val="00485BA5"/>
    <w:rsid w:val="00486104"/>
    <w:rsid w:val="00486272"/>
    <w:rsid w:val="004876FC"/>
    <w:rsid w:val="0048785F"/>
    <w:rsid w:val="00487941"/>
    <w:rsid w:val="00487C39"/>
    <w:rsid w:val="00490161"/>
    <w:rsid w:val="00491CEE"/>
    <w:rsid w:val="00491E02"/>
    <w:rsid w:val="00491E4A"/>
    <w:rsid w:val="00492050"/>
    <w:rsid w:val="00492247"/>
    <w:rsid w:val="0049227B"/>
    <w:rsid w:val="0049234F"/>
    <w:rsid w:val="00492625"/>
    <w:rsid w:val="004926A7"/>
    <w:rsid w:val="00492CB9"/>
    <w:rsid w:val="00492EEE"/>
    <w:rsid w:val="00493710"/>
    <w:rsid w:val="004938F7"/>
    <w:rsid w:val="00493A07"/>
    <w:rsid w:val="00493C30"/>
    <w:rsid w:val="00493ECB"/>
    <w:rsid w:val="00493F68"/>
    <w:rsid w:val="0049464E"/>
    <w:rsid w:val="00494F2B"/>
    <w:rsid w:val="00494FA0"/>
    <w:rsid w:val="00495949"/>
    <w:rsid w:val="00495982"/>
    <w:rsid w:val="00495BC0"/>
    <w:rsid w:val="00495E60"/>
    <w:rsid w:val="00495FB6"/>
    <w:rsid w:val="00495FEC"/>
    <w:rsid w:val="0049617C"/>
    <w:rsid w:val="00497012"/>
    <w:rsid w:val="0049713D"/>
    <w:rsid w:val="00497696"/>
    <w:rsid w:val="00497B31"/>
    <w:rsid w:val="004A0209"/>
    <w:rsid w:val="004A03EB"/>
    <w:rsid w:val="004A04C9"/>
    <w:rsid w:val="004A0A5C"/>
    <w:rsid w:val="004A0DD8"/>
    <w:rsid w:val="004A15FA"/>
    <w:rsid w:val="004A1C82"/>
    <w:rsid w:val="004A2B75"/>
    <w:rsid w:val="004A2F85"/>
    <w:rsid w:val="004A5042"/>
    <w:rsid w:val="004A5A6C"/>
    <w:rsid w:val="004A6388"/>
    <w:rsid w:val="004A6718"/>
    <w:rsid w:val="004A69C1"/>
    <w:rsid w:val="004A6B39"/>
    <w:rsid w:val="004A7882"/>
    <w:rsid w:val="004B01B9"/>
    <w:rsid w:val="004B026A"/>
    <w:rsid w:val="004B0343"/>
    <w:rsid w:val="004B0F6C"/>
    <w:rsid w:val="004B12B2"/>
    <w:rsid w:val="004B1368"/>
    <w:rsid w:val="004B1526"/>
    <w:rsid w:val="004B15E4"/>
    <w:rsid w:val="004B17D4"/>
    <w:rsid w:val="004B17D8"/>
    <w:rsid w:val="004B19E0"/>
    <w:rsid w:val="004B2146"/>
    <w:rsid w:val="004B25AB"/>
    <w:rsid w:val="004B26DF"/>
    <w:rsid w:val="004B2748"/>
    <w:rsid w:val="004B2749"/>
    <w:rsid w:val="004B2D47"/>
    <w:rsid w:val="004B2DBF"/>
    <w:rsid w:val="004B341E"/>
    <w:rsid w:val="004B377E"/>
    <w:rsid w:val="004B4B14"/>
    <w:rsid w:val="004B4FCF"/>
    <w:rsid w:val="004B51EC"/>
    <w:rsid w:val="004B5C34"/>
    <w:rsid w:val="004B5D31"/>
    <w:rsid w:val="004B5DBE"/>
    <w:rsid w:val="004B638F"/>
    <w:rsid w:val="004B6ED4"/>
    <w:rsid w:val="004B75E6"/>
    <w:rsid w:val="004B7EBA"/>
    <w:rsid w:val="004C1854"/>
    <w:rsid w:val="004C1B4F"/>
    <w:rsid w:val="004C1E44"/>
    <w:rsid w:val="004C1F77"/>
    <w:rsid w:val="004C22A0"/>
    <w:rsid w:val="004C2512"/>
    <w:rsid w:val="004C2B2A"/>
    <w:rsid w:val="004C2BCA"/>
    <w:rsid w:val="004C2EDC"/>
    <w:rsid w:val="004C342D"/>
    <w:rsid w:val="004C394B"/>
    <w:rsid w:val="004C3B5C"/>
    <w:rsid w:val="004C4C96"/>
    <w:rsid w:val="004C5162"/>
    <w:rsid w:val="004C5B62"/>
    <w:rsid w:val="004C5ED8"/>
    <w:rsid w:val="004C60CA"/>
    <w:rsid w:val="004C6C98"/>
    <w:rsid w:val="004C7AC7"/>
    <w:rsid w:val="004D003B"/>
    <w:rsid w:val="004D0103"/>
    <w:rsid w:val="004D0B42"/>
    <w:rsid w:val="004D0C68"/>
    <w:rsid w:val="004D1920"/>
    <w:rsid w:val="004D1BF4"/>
    <w:rsid w:val="004D1E24"/>
    <w:rsid w:val="004D240D"/>
    <w:rsid w:val="004D295D"/>
    <w:rsid w:val="004D29C0"/>
    <w:rsid w:val="004D3CE5"/>
    <w:rsid w:val="004D3CE9"/>
    <w:rsid w:val="004D4A9A"/>
    <w:rsid w:val="004D4B18"/>
    <w:rsid w:val="004D4CF1"/>
    <w:rsid w:val="004D4DA8"/>
    <w:rsid w:val="004D50E7"/>
    <w:rsid w:val="004D5454"/>
    <w:rsid w:val="004D59B2"/>
    <w:rsid w:val="004D5E46"/>
    <w:rsid w:val="004D6A0E"/>
    <w:rsid w:val="004D6E2C"/>
    <w:rsid w:val="004D7158"/>
    <w:rsid w:val="004D718C"/>
    <w:rsid w:val="004D74AF"/>
    <w:rsid w:val="004D757E"/>
    <w:rsid w:val="004D7588"/>
    <w:rsid w:val="004D7C07"/>
    <w:rsid w:val="004D7D89"/>
    <w:rsid w:val="004E066C"/>
    <w:rsid w:val="004E0BB5"/>
    <w:rsid w:val="004E0C45"/>
    <w:rsid w:val="004E0F55"/>
    <w:rsid w:val="004E176E"/>
    <w:rsid w:val="004E1803"/>
    <w:rsid w:val="004E2A34"/>
    <w:rsid w:val="004E485D"/>
    <w:rsid w:val="004E48DB"/>
    <w:rsid w:val="004E4914"/>
    <w:rsid w:val="004E54F7"/>
    <w:rsid w:val="004E56FA"/>
    <w:rsid w:val="004E65E1"/>
    <w:rsid w:val="004E6606"/>
    <w:rsid w:val="004E677A"/>
    <w:rsid w:val="004E67D5"/>
    <w:rsid w:val="004E70B8"/>
    <w:rsid w:val="004E7C64"/>
    <w:rsid w:val="004F0CD1"/>
    <w:rsid w:val="004F112B"/>
    <w:rsid w:val="004F18E5"/>
    <w:rsid w:val="004F1909"/>
    <w:rsid w:val="004F2467"/>
    <w:rsid w:val="004F2D8C"/>
    <w:rsid w:val="004F3060"/>
    <w:rsid w:val="004F35E6"/>
    <w:rsid w:val="004F46E0"/>
    <w:rsid w:val="004F4FBA"/>
    <w:rsid w:val="004F5152"/>
    <w:rsid w:val="004F59E5"/>
    <w:rsid w:val="004F5FF9"/>
    <w:rsid w:val="004F61C8"/>
    <w:rsid w:val="004F7036"/>
    <w:rsid w:val="004F7830"/>
    <w:rsid w:val="00500C6A"/>
    <w:rsid w:val="00500E44"/>
    <w:rsid w:val="00501887"/>
    <w:rsid w:val="00501B02"/>
    <w:rsid w:val="00501C7A"/>
    <w:rsid w:val="00501D80"/>
    <w:rsid w:val="00503020"/>
    <w:rsid w:val="005031D8"/>
    <w:rsid w:val="00503347"/>
    <w:rsid w:val="00503FEB"/>
    <w:rsid w:val="005046B3"/>
    <w:rsid w:val="00504C24"/>
    <w:rsid w:val="00504CB0"/>
    <w:rsid w:val="005056D1"/>
    <w:rsid w:val="005057CA"/>
    <w:rsid w:val="00505C0A"/>
    <w:rsid w:val="00505D1F"/>
    <w:rsid w:val="005064FA"/>
    <w:rsid w:val="005069E1"/>
    <w:rsid w:val="00506DCC"/>
    <w:rsid w:val="0050717D"/>
    <w:rsid w:val="005071DF"/>
    <w:rsid w:val="00507678"/>
    <w:rsid w:val="00507701"/>
    <w:rsid w:val="00507A8D"/>
    <w:rsid w:val="00507C44"/>
    <w:rsid w:val="00507DB7"/>
    <w:rsid w:val="00507FB5"/>
    <w:rsid w:val="005102E2"/>
    <w:rsid w:val="00510534"/>
    <w:rsid w:val="00510F96"/>
    <w:rsid w:val="00511425"/>
    <w:rsid w:val="0051287A"/>
    <w:rsid w:val="00512E5F"/>
    <w:rsid w:val="00512FBB"/>
    <w:rsid w:val="005138DC"/>
    <w:rsid w:val="00513A0D"/>
    <w:rsid w:val="005144A5"/>
    <w:rsid w:val="00514516"/>
    <w:rsid w:val="00514704"/>
    <w:rsid w:val="0051473B"/>
    <w:rsid w:val="00514CBE"/>
    <w:rsid w:val="00515038"/>
    <w:rsid w:val="00515631"/>
    <w:rsid w:val="005159A0"/>
    <w:rsid w:val="00515F95"/>
    <w:rsid w:val="0051639C"/>
    <w:rsid w:val="00516AEC"/>
    <w:rsid w:val="0051725A"/>
    <w:rsid w:val="0051772A"/>
    <w:rsid w:val="00517774"/>
    <w:rsid w:val="00517B6E"/>
    <w:rsid w:val="0052047F"/>
    <w:rsid w:val="005208C3"/>
    <w:rsid w:val="00521E6E"/>
    <w:rsid w:val="005222F8"/>
    <w:rsid w:val="005224E9"/>
    <w:rsid w:val="00522C02"/>
    <w:rsid w:val="00522DE1"/>
    <w:rsid w:val="00522F8F"/>
    <w:rsid w:val="00523152"/>
    <w:rsid w:val="005233A7"/>
    <w:rsid w:val="00523A3C"/>
    <w:rsid w:val="00523A64"/>
    <w:rsid w:val="00523DB7"/>
    <w:rsid w:val="00523E3D"/>
    <w:rsid w:val="0052426F"/>
    <w:rsid w:val="005248C1"/>
    <w:rsid w:val="00524A97"/>
    <w:rsid w:val="00524CDB"/>
    <w:rsid w:val="00524E09"/>
    <w:rsid w:val="00525479"/>
    <w:rsid w:val="005255CB"/>
    <w:rsid w:val="00525705"/>
    <w:rsid w:val="005262BA"/>
    <w:rsid w:val="005269C4"/>
    <w:rsid w:val="0052710E"/>
    <w:rsid w:val="00530079"/>
    <w:rsid w:val="00530101"/>
    <w:rsid w:val="0053114B"/>
    <w:rsid w:val="00531511"/>
    <w:rsid w:val="005319FE"/>
    <w:rsid w:val="0053213F"/>
    <w:rsid w:val="00532511"/>
    <w:rsid w:val="0053251C"/>
    <w:rsid w:val="00532B3B"/>
    <w:rsid w:val="00532F54"/>
    <w:rsid w:val="0053319F"/>
    <w:rsid w:val="0053345A"/>
    <w:rsid w:val="00533846"/>
    <w:rsid w:val="00534629"/>
    <w:rsid w:val="00534BD8"/>
    <w:rsid w:val="005354D3"/>
    <w:rsid w:val="00535810"/>
    <w:rsid w:val="0053609E"/>
    <w:rsid w:val="0053615D"/>
    <w:rsid w:val="0053620C"/>
    <w:rsid w:val="0053639D"/>
    <w:rsid w:val="00536730"/>
    <w:rsid w:val="00536919"/>
    <w:rsid w:val="005369AE"/>
    <w:rsid w:val="005372D5"/>
    <w:rsid w:val="00537B3A"/>
    <w:rsid w:val="00537F5B"/>
    <w:rsid w:val="00540B49"/>
    <w:rsid w:val="00540D37"/>
    <w:rsid w:val="005412AF"/>
    <w:rsid w:val="0054168E"/>
    <w:rsid w:val="00541A19"/>
    <w:rsid w:val="00541F88"/>
    <w:rsid w:val="0054230F"/>
    <w:rsid w:val="00542997"/>
    <w:rsid w:val="00543245"/>
    <w:rsid w:val="005437BF"/>
    <w:rsid w:val="00543E2E"/>
    <w:rsid w:val="00543EE0"/>
    <w:rsid w:val="005447AA"/>
    <w:rsid w:val="00544AC2"/>
    <w:rsid w:val="0054563D"/>
    <w:rsid w:val="0054581C"/>
    <w:rsid w:val="00545BAA"/>
    <w:rsid w:val="00545E06"/>
    <w:rsid w:val="00546069"/>
    <w:rsid w:val="00546671"/>
    <w:rsid w:val="005466E9"/>
    <w:rsid w:val="00546FE2"/>
    <w:rsid w:val="00547442"/>
    <w:rsid w:val="005477C9"/>
    <w:rsid w:val="00547916"/>
    <w:rsid w:val="00550290"/>
    <w:rsid w:val="0055029B"/>
    <w:rsid w:val="0055040C"/>
    <w:rsid w:val="00550732"/>
    <w:rsid w:val="00550946"/>
    <w:rsid w:val="005513A2"/>
    <w:rsid w:val="005514FD"/>
    <w:rsid w:val="00551EC3"/>
    <w:rsid w:val="00551EE4"/>
    <w:rsid w:val="0055213D"/>
    <w:rsid w:val="005521B1"/>
    <w:rsid w:val="00552B71"/>
    <w:rsid w:val="00552D6F"/>
    <w:rsid w:val="00553A13"/>
    <w:rsid w:val="00553D55"/>
    <w:rsid w:val="005543D1"/>
    <w:rsid w:val="00554945"/>
    <w:rsid w:val="00554DA1"/>
    <w:rsid w:val="00556217"/>
    <w:rsid w:val="00556584"/>
    <w:rsid w:val="00557759"/>
    <w:rsid w:val="00557A47"/>
    <w:rsid w:val="00557C1E"/>
    <w:rsid w:val="00560187"/>
    <w:rsid w:val="00560D03"/>
    <w:rsid w:val="00560DE9"/>
    <w:rsid w:val="005610D4"/>
    <w:rsid w:val="00561DE5"/>
    <w:rsid w:val="00561E11"/>
    <w:rsid w:val="005620FA"/>
    <w:rsid w:val="005628B7"/>
    <w:rsid w:val="005628EA"/>
    <w:rsid w:val="00562E9E"/>
    <w:rsid w:val="0056443F"/>
    <w:rsid w:val="0056457B"/>
    <w:rsid w:val="005653A6"/>
    <w:rsid w:val="0056570E"/>
    <w:rsid w:val="005658A4"/>
    <w:rsid w:val="00565FAF"/>
    <w:rsid w:val="00566A62"/>
    <w:rsid w:val="00566B09"/>
    <w:rsid w:val="005679D9"/>
    <w:rsid w:val="00570231"/>
    <w:rsid w:val="005703A8"/>
    <w:rsid w:val="00570942"/>
    <w:rsid w:val="00570971"/>
    <w:rsid w:val="00571409"/>
    <w:rsid w:val="005715EF"/>
    <w:rsid w:val="0057226A"/>
    <w:rsid w:val="005723FF"/>
    <w:rsid w:val="0057254D"/>
    <w:rsid w:val="00572852"/>
    <w:rsid w:val="00572EFB"/>
    <w:rsid w:val="00572F9E"/>
    <w:rsid w:val="00572FF6"/>
    <w:rsid w:val="0057401E"/>
    <w:rsid w:val="005740C7"/>
    <w:rsid w:val="0057412C"/>
    <w:rsid w:val="005744A6"/>
    <w:rsid w:val="0057484D"/>
    <w:rsid w:val="00574B55"/>
    <w:rsid w:val="00575312"/>
    <w:rsid w:val="00575B75"/>
    <w:rsid w:val="00576D8F"/>
    <w:rsid w:val="0057747D"/>
    <w:rsid w:val="00577649"/>
    <w:rsid w:val="00577AA9"/>
    <w:rsid w:val="00577DBD"/>
    <w:rsid w:val="005802DD"/>
    <w:rsid w:val="00580AE3"/>
    <w:rsid w:val="0058142F"/>
    <w:rsid w:val="00581BDC"/>
    <w:rsid w:val="005823FC"/>
    <w:rsid w:val="00582645"/>
    <w:rsid w:val="00582773"/>
    <w:rsid w:val="00582A1F"/>
    <w:rsid w:val="00582F6B"/>
    <w:rsid w:val="00582FED"/>
    <w:rsid w:val="005842F6"/>
    <w:rsid w:val="005845D1"/>
    <w:rsid w:val="00584A57"/>
    <w:rsid w:val="00584FFC"/>
    <w:rsid w:val="00585378"/>
    <w:rsid w:val="005854A1"/>
    <w:rsid w:val="0058567E"/>
    <w:rsid w:val="0058581D"/>
    <w:rsid w:val="00585843"/>
    <w:rsid w:val="00585A7E"/>
    <w:rsid w:val="005861EB"/>
    <w:rsid w:val="0058623C"/>
    <w:rsid w:val="005866B1"/>
    <w:rsid w:val="005876D8"/>
    <w:rsid w:val="00587805"/>
    <w:rsid w:val="00587984"/>
    <w:rsid w:val="00587CAF"/>
    <w:rsid w:val="00590F6D"/>
    <w:rsid w:val="005912F9"/>
    <w:rsid w:val="00591B0C"/>
    <w:rsid w:val="00591CBD"/>
    <w:rsid w:val="00592265"/>
    <w:rsid w:val="0059245B"/>
    <w:rsid w:val="005925B3"/>
    <w:rsid w:val="00592C23"/>
    <w:rsid w:val="00592CBF"/>
    <w:rsid w:val="00593C69"/>
    <w:rsid w:val="00593DC1"/>
    <w:rsid w:val="00595077"/>
    <w:rsid w:val="00595109"/>
    <w:rsid w:val="00595944"/>
    <w:rsid w:val="00595E91"/>
    <w:rsid w:val="00595EB9"/>
    <w:rsid w:val="00595EF8"/>
    <w:rsid w:val="0059641F"/>
    <w:rsid w:val="005966AC"/>
    <w:rsid w:val="0059687D"/>
    <w:rsid w:val="00596C59"/>
    <w:rsid w:val="00596E0E"/>
    <w:rsid w:val="00596F4F"/>
    <w:rsid w:val="00597602"/>
    <w:rsid w:val="005979C7"/>
    <w:rsid w:val="00597A6C"/>
    <w:rsid w:val="00597CCE"/>
    <w:rsid w:val="005A02D8"/>
    <w:rsid w:val="005A0412"/>
    <w:rsid w:val="005A070F"/>
    <w:rsid w:val="005A0759"/>
    <w:rsid w:val="005A0A4C"/>
    <w:rsid w:val="005A0BA0"/>
    <w:rsid w:val="005A129D"/>
    <w:rsid w:val="005A12CB"/>
    <w:rsid w:val="005A1309"/>
    <w:rsid w:val="005A1C17"/>
    <w:rsid w:val="005A254D"/>
    <w:rsid w:val="005A256C"/>
    <w:rsid w:val="005A3420"/>
    <w:rsid w:val="005A3638"/>
    <w:rsid w:val="005A371F"/>
    <w:rsid w:val="005A4157"/>
    <w:rsid w:val="005A41FF"/>
    <w:rsid w:val="005A423C"/>
    <w:rsid w:val="005A42CC"/>
    <w:rsid w:val="005A4816"/>
    <w:rsid w:val="005A5466"/>
    <w:rsid w:val="005A596B"/>
    <w:rsid w:val="005A61C6"/>
    <w:rsid w:val="005A6223"/>
    <w:rsid w:val="005A62D9"/>
    <w:rsid w:val="005A6E4E"/>
    <w:rsid w:val="005A6F0B"/>
    <w:rsid w:val="005A76BA"/>
    <w:rsid w:val="005A7703"/>
    <w:rsid w:val="005A772A"/>
    <w:rsid w:val="005A7966"/>
    <w:rsid w:val="005A7FB0"/>
    <w:rsid w:val="005B0629"/>
    <w:rsid w:val="005B065C"/>
    <w:rsid w:val="005B08C1"/>
    <w:rsid w:val="005B103E"/>
    <w:rsid w:val="005B1976"/>
    <w:rsid w:val="005B1D2E"/>
    <w:rsid w:val="005B202C"/>
    <w:rsid w:val="005B20C1"/>
    <w:rsid w:val="005B42D7"/>
    <w:rsid w:val="005B42E5"/>
    <w:rsid w:val="005B4EEA"/>
    <w:rsid w:val="005B5CF6"/>
    <w:rsid w:val="005B6691"/>
    <w:rsid w:val="005B67B0"/>
    <w:rsid w:val="005B6CB9"/>
    <w:rsid w:val="005B6CFF"/>
    <w:rsid w:val="005B6DC2"/>
    <w:rsid w:val="005B7A46"/>
    <w:rsid w:val="005C002F"/>
    <w:rsid w:val="005C0147"/>
    <w:rsid w:val="005C05C7"/>
    <w:rsid w:val="005C0B13"/>
    <w:rsid w:val="005C10BC"/>
    <w:rsid w:val="005C1BFB"/>
    <w:rsid w:val="005C1E9C"/>
    <w:rsid w:val="005C1F54"/>
    <w:rsid w:val="005C2316"/>
    <w:rsid w:val="005C2893"/>
    <w:rsid w:val="005C2DE8"/>
    <w:rsid w:val="005C34B9"/>
    <w:rsid w:val="005C3C36"/>
    <w:rsid w:val="005C3C7A"/>
    <w:rsid w:val="005C3DCE"/>
    <w:rsid w:val="005C4AA7"/>
    <w:rsid w:val="005C4D4E"/>
    <w:rsid w:val="005C5628"/>
    <w:rsid w:val="005C6106"/>
    <w:rsid w:val="005C6932"/>
    <w:rsid w:val="005C7245"/>
    <w:rsid w:val="005C75E5"/>
    <w:rsid w:val="005C7E3A"/>
    <w:rsid w:val="005C7F77"/>
    <w:rsid w:val="005D02B0"/>
    <w:rsid w:val="005D0420"/>
    <w:rsid w:val="005D05C9"/>
    <w:rsid w:val="005D0842"/>
    <w:rsid w:val="005D0CF0"/>
    <w:rsid w:val="005D1122"/>
    <w:rsid w:val="005D1589"/>
    <w:rsid w:val="005D1710"/>
    <w:rsid w:val="005D1D35"/>
    <w:rsid w:val="005D2D7F"/>
    <w:rsid w:val="005D4289"/>
    <w:rsid w:val="005D44C9"/>
    <w:rsid w:val="005D4607"/>
    <w:rsid w:val="005D6E08"/>
    <w:rsid w:val="005D7424"/>
    <w:rsid w:val="005D79A5"/>
    <w:rsid w:val="005E043A"/>
    <w:rsid w:val="005E04E1"/>
    <w:rsid w:val="005E07B7"/>
    <w:rsid w:val="005E10CB"/>
    <w:rsid w:val="005E1141"/>
    <w:rsid w:val="005E1512"/>
    <w:rsid w:val="005E1CB0"/>
    <w:rsid w:val="005E2462"/>
    <w:rsid w:val="005E2975"/>
    <w:rsid w:val="005E2B80"/>
    <w:rsid w:val="005E3BCB"/>
    <w:rsid w:val="005E3E90"/>
    <w:rsid w:val="005E3F1C"/>
    <w:rsid w:val="005E3F50"/>
    <w:rsid w:val="005E422B"/>
    <w:rsid w:val="005E44EF"/>
    <w:rsid w:val="005E4CA6"/>
    <w:rsid w:val="005E4D28"/>
    <w:rsid w:val="005E502E"/>
    <w:rsid w:val="005E516B"/>
    <w:rsid w:val="005E59CF"/>
    <w:rsid w:val="005E677E"/>
    <w:rsid w:val="005E6B04"/>
    <w:rsid w:val="005E6C57"/>
    <w:rsid w:val="005E6D16"/>
    <w:rsid w:val="005E6F63"/>
    <w:rsid w:val="005E75EA"/>
    <w:rsid w:val="005E7E53"/>
    <w:rsid w:val="005E7F62"/>
    <w:rsid w:val="005F0374"/>
    <w:rsid w:val="005F0ADD"/>
    <w:rsid w:val="005F14D8"/>
    <w:rsid w:val="005F2929"/>
    <w:rsid w:val="005F2AE8"/>
    <w:rsid w:val="005F2DAB"/>
    <w:rsid w:val="005F2EE8"/>
    <w:rsid w:val="005F3B5F"/>
    <w:rsid w:val="005F3F20"/>
    <w:rsid w:val="005F3FC9"/>
    <w:rsid w:val="005F4020"/>
    <w:rsid w:val="005F411A"/>
    <w:rsid w:val="005F4183"/>
    <w:rsid w:val="005F4857"/>
    <w:rsid w:val="005F5970"/>
    <w:rsid w:val="005F5A6B"/>
    <w:rsid w:val="005F5DFA"/>
    <w:rsid w:val="005F5F8B"/>
    <w:rsid w:val="005F6267"/>
    <w:rsid w:val="005F62A9"/>
    <w:rsid w:val="005F62AB"/>
    <w:rsid w:val="005F6480"/>
    <w:rsid w:val="005F7360"/>
    <w:rsid w:val="005F7E04"/>
    <w:rsid w:val="00600297"/>
    <w:rsid w:val="00600930"/>
    <w:rsid w:val="00600B69"/>
    <w:rsid w:val="00601133"/>
    <w:rsid w:val="00601720"/>
    <w:rsid w:val="00601A3B"/>
    <w:rsid w:val="00601BA9"/>
    <w:rsid w:val="0060207A"/>
    <w:rsid w:val="006024E6"/>
    <w:rsid w:val="0060260E"/>
    <w:rsid w:val="0060269F"/>
    <w:rsid w:val="00602786"/>
    <w:rsid w:val="006030C1"/>
    <w:rsid w:val="0060320B"/>
    <w:rsid w:val="00603327"/>
    <w:rsid w:val="006038A5"/>
    <w:rsid w:val="00603971"/>
    <w:rsid w:val="00604195"/>
    <w:rsid w:val="00604403"/>
    <w:rsid w:val="0060493D"/>
    <w:rsid w:val="00605260"/>
    <w:rsid w:val="006056AC"/>
    <w:rsid w:val="006058B0"/>
    <w:rsid w:val="006059EE"/>
    <w:rsid w:val="00605D4B"/>
    <w:rsid w:val="0060607E"/>
    <w:rsid w:val="006068A9"/>
    <w:rsid w:val="00606C28"/>
    <w:rsid w:val="00606EED"/>
    <w:rsid w:val="006075B0"/>
    <w:rsid w:val="00607897"/>
    <w:rsid w:val="00610520"/>
    <w:rsid w:val="006107A6"/>
    <w:rsid w:val="00610DFB"/>
    <w:rsid w:val="00610F03"/>
    <w:rsid w:val="00611181"/>
    <w:rsid w:val="00611655"/>
    <w:rsid w:val="00611701"/>
    <w:rsid w:val="00611F93"/>
    <w:rsid w:val="00612A17"/>
    <w:rsid w:val="00612EE0"/>
    <w:rsid w:val="006131EC"/>
    <w:rsid w:val="0061342E"/>
    <w:rsid w:val="00613764"/>
    <w:rsid w:val="00613796"/>
    <w:rsid w:val="00613DC2"/>
    <w:rsid w:val="00614815"/>
    <w:rsid w:val="00614B94"/>
    <w:rsid w:val="00614D2B"/>
    <w:rsid w:val="006153EA"/>
    <w:rsid w:val="00615755"/>
    <w:rsid w:val="00615A99"/>
    <w:rsid w:val="00615B3B"/>
    <w:rsid w:val="00616379"/>
    <w:rsid w:val="0061654A"/>
    <w:rsid w:val="00616A1F"/>
    <w:rsid w:val="00616B8A"/>
    <w:rsid w:val="006177FF"/>
    <w:rsid w:val="00620C78"/>
    <w:rsid w:val="00621336"/>
    <w:rsid w:val="0062141E"/>
    <w:rsid w:val="00621C2E"/>
    <w:rsid w:val="00621E36"/>
    <w:rsid w:val="0062210F"/>
    <w:rsid w:val="006224B7"/>
    <w:rsid w:val="006224E5"/>
    <w:rsid w:val="00622CBA"/>
    <w:rsid w:val="00622F0E"/>
    <w:rsid w:val="0062303C"/>
    <w:rsid w:val="0062337A"/>
    <w:rsid w:val="00623599"/>
    <w:rsid w:val="00623EAD"/>
    <w:rsid w:val="006242F1"/>
    <w:rsid w:val="00624312"/>
    <w:rsid w:val="006244E1"/>
    <w:rsid w:val="00624764"/>
    <w:rsid w:val="00624A69"/>
    <w:rsid w:val="00625289"/>
    <w:rsid w:val="006257A9"/>
    <w:rsid w:val="00625E7B"/>
    <w:rsid w:val="0062699C"/>
    <w:rsid w:val="00626C75"/>
    <w:rsid w:val="006275CB"/>
    <w:rsid w:val="00627A1B"/>
    <w:rsid w:val="00627FDD"/>
    <w:rsid w:val="006300A8"/>
    <w:rsid w:val="006306B0"/>
    <w:rsid w:val="00630EC7"/>
    <w:rsid w:val="0063171A"/>
    <w:rsid w:val="0063196C"/>
    <w:rsid w:val="00631CE2"/>
    <w:rsid w:val="00632198"/>
    <w:rsid w:val="0063253C"/>
    <w:rsid w:val="00632760"/>
    <w:rsid w:val="00632E78"/>
    <w:rsid w:val="0063308F"/>
    <w:rsid w:val="00633106"/>
    <w:rsid w:val="00633740"/>
    <w:rsid w:val="00635953"/>
    <w:rsid w:val="00635D9E"/>
    <w:rsid w:val="0063665E"/>
    <w:rsid w:val="00636A0C"/>
    <w:rsid w:val="00637155"/>
    <w:rsid w:val="006374D3"/>
    <w:rsid w:val="00637B58"/>
    <w:rsid w:val="00637D33"/>
    <w:rsid w:val="006400B3"/>
    <w:rsid w:val="006403B4"/>
    <w:rsid w:val="00640403"/>
    <w:rsid w:val="0064070B"/>
    <w:rsid w:val="0064094A"/>
    <w:rsid w:val="00640FF1"/>
    <w:rsid w:val="006416C9"/>
    <w:rsid w:val="00641C73"/>
    <w:rsid w:val="0064217F"/>
    <w:rsid w:val="006428D7"/>
    <w:rsid w:val="00642ACC"/>
    <w:rsid w:val="00642C77"/>
    <w:rsid w:val="006430EC"/>
    <w:rsid w:val="00643C9A"/>
    <w:rsid w:val="00643D69"/>
    <w:rsid w:val="00643D8B"/>
    <w:rsid w:val="00645543"/>
    <w:rsid w:val="00645870"/>
    <w:rsid w:val="00646296"/>
    <w:rsid w:val="006463C9"/>
    <w:rsid w:val="006469A6"/>
    <w:rsid w:val="00646BAC"/>
    <w:rsid w:val="0064768C"/>
    <w:rsid w:val="00647BD7"/>
    <w:rsid w:val="00647D13"/>
    <w:rsid w:val="00650596"/>
    <w:rsid w:val="00650C3A"/>
    <w:rsid w:val="00650EBF"/>
    <w:rsid w:val="00651006"/>
    <w:rsid w:val="00651B41"/>
    <w:rsid w:val="00652436"/>
    <w:rsid w:val="006529E0"/>
    <w:rsid w:val="00652AEE"/>
    <w:rsid w:val="00652B1F"/>
    <w:rsid w:val="00653040"/>
    <w:rsid w:val="006531C8"/>
    <w:rsid w:val="00653272"/>
    <w:rsid w:val="00653787"/>
    <w:rsid w:val="0065380D"/>
    <w:rsid w:val="00653C95"/>
    <w:rsid w:val="006543F7"/>
    <w:rsid w:val="006553F9"/>
    <w:rsid w:val="0065589B"/>
    <w:rsid w:val="006558FB"/>
    <w:rsid w:val="0065693A"/>
    <w:rsid w:val="00656C8D"/>
    <w:rsid w:val="006573C4"/>
    <w:rsid w:val="006575FD"/>
    <w:rsid w:val="00657CB8"/>
    <w:rsid w:val="00660068"/>
    <w:rsid w:val="00661840"/>
    <w:rsid w:val="006618A4"/>
    <w:rsid w:val="00661A73"/>
    <w:rsid w:val="00661BC6"/>
    <w:rsid w:val="006626BE"/>
    <w:rsid w:val="00662FB3"/>
    <w:rsid w:val="006637C0"/>
    <w:rsid w:val="00665063"/>
    <w:rsid w:val="0066533A"/>
    <w:rsid w:val="0066588E"/>
    <w:rsid w:val="00666657"/>
    <w:rsid w:val="006675A8"/>
    <w:rsid w:val="00667AC5"/>
    <w:rsid w:val="00667F98"/>
    <w:rsid w:val="00670D78"/>
    <w:rsid w:val="0067126C"/>
    <w:rsid w:val="006713AC"/>
    <w:rsid w:val="006716D2"/>
    <w:rsid w:val="00671AF6"/>
    <w:rsid w:val="00672507"/>
    <w:rsid w:val="006727C2"/>
    <w:rsid w:val="0067291F"/>
    <w:rsid w:val="0067298F"/>
    <w:rsid w:val="00672AE6"/>
    <w:rsid w:val="006734F4"/>
    <w:rsid w:val="0067374E"/>
    <w:rsid w:val="0067393E"/>
    <w:rsid w:val="00674506"/>
    <w:rsid w:val="006746DF"/>
    <w:rsid w:val="006748A2"/>
    <w:rsid w:val="00674EAB"/>
    <w:rsid w:val="006752A8"/>
    <w:rsid w:val="006756F9"/>
    <w:rsid w:val="00675727"/>
    <w:rsid w:val="00675DF4"/>
    <w:rsid w:val="00675F59"/>
    <w:rsid w:val="00676432"/>
    <w:rsid w:val="00676445"/>
    <w:rsid w:val="006768B6"/>
    <w:rsid w:val="006776C7"/>
    <w:rsid w:val="0067789C"/>
    <w:rsid w:val="00677AA2"/>
    <w:rsid w:val="006788BB"/>
    <w:rsid w:val="0068009D"/>
    <w:rsid w:val="0068080A"/>
    <w:rsid w:val="00681080"/>
    <w:rsid w:val="00681ABB"/>
    <w:rsid w:val="00682169"/>
    <w:rsid w:val="00682259"/>
    <w:rsid w:val="006828DA"/>
    <w:rsid w:val="006837D0"/>
    <w:rsid w:val="006838A1"/>
    <w:rsid w:val="00683BCF"/>
    <w:rsid w:val="00683EAB"/>
    <w:rsid w:val="006840A2"/>
    <w:rsid w:val="0068451C"/>
    <w:rsid w:val="00684E31"/>
    <w:rsid w:val="00684F55"/>
    <w:rsid w:val="00685F70"/>
    <w:rsid w:val="00686536"/>
    <w:rsid w:val="0068662C"/>
    <w:rsid w:val="006866AC"/>
    <w:rsid w:val="0068740D"/>
    <w:rsid w:val="00687555"/>
    <w:rsid w:val="0068780C"/>
    <w:rsid w:val="00690BDB"/>
    <w:rsid w:val="00690FBD"/>
    <w:rsid w:val="00692B9A"/>
    <w:rsid w:val="00692C20"/>
    <w:rsid w:val="00693295"/>
    <w:rsid w:val="00694DC3"/>
    <w:rsid w:val="006959C1"/>
    <w:rsid w:val="00696139"/>
    <w:rsid w:val="0069623E"/>
    <w:rsid w:val="006965DC"/>
    <w:rsid w:val="00696F60"/>
    <w:rsid w:val="0069770F"/>
    <w:rsid w:val="006A0338"/>
    <w:rsid w:val="006A07A6"/>
    <w:rsid w:val="006A0AC0"/>
    <w:rsid w:val="006A0B0C"/>
    <w:rsid w:val="006A0F58"/>
    <w:rsid w:val="006A1517"/>
    <w:rsid w:val="006A17CA"/>
    <w:rsid w:val="006A1C37"/>
    <w:rsid w:val="006A1CD1"/>
    <w:rsid w:val="006A2831"/>
    <w:rsid w:val="006A2C34"/>
    <w:rsid w:val="006A2C8E"/>
    <w:rsid w:val="006A305F"/>
    <w:rsid w:val="006A3554"/>
    <w:rsid w:val="006A38C0"/>
    <w:rsid w:val="006A39DC"/>
    <w:rsid w:val="006A4A2C"/>
    <w:rsid w:val="006A557E"/>
    <w:rsid w:val="006A59C4"/>
    <w:rsid w:val="006A6997"/>
    <w:rsid w:val="006A6B75"/>
    <w:rsid w:val="006A6D38"/>
    <w:rsid w:val="006A70EB"/>
    <w:rsid w:val="006B01D0"/>
    <w:rsid w:val="006B0325"/>
    <w:rsid w:val="006B0A0A"/>
    <w:rsid w:val="006B0DB0"/>
    <w:rsid w:val="006B110B"/>
    <w:rsid w:val="006B1135"/>
    <w:rsid w:val="006B131C"/>
    <w:rsid w:val="006B13BB"/>
    <w:rsid w:val="006B1F38"/>
    <w:rsid w:val="006B2178"/>
    <w:rsid w:val="006B2782"/>
    <w:rsid w:val="006B2FFC"/>
    <w:rsid w:val="006B355D"/>
    <w:rsid w:val="006B3866"/>
    <w:rsid w:val="006B395F"/>
    <w:rsid w:val="006B3A13"/>
    <w:rsid w:val="006B41CD"/>
    <w:rsid w:val="006B4271"/>
    <w:rsid w:val="006B463C"/>
    <w:rsid w:val="006B4C04"/>
    <w:rsid w:val="006B5384"/>
    <w:rsid w:val="006B5564"/>
    <w:rsid w:val="006B58E9"/>
    <w:rsid w:val="006B6099"/>
    <w:rsid w:val="006B63E9"/>
    <w:rsid w:val="006B69F9"/>
    <w:rsid w:val="006C0076"/>
    <w:rsid w:val="006C0266"/>
    <w:rsid w:val="006C0B3A"/>
    <w:rsid w:val="006C0EAE"/>
    <w:rsid w:val="006C154D"/>
    <w:rsid w:val="006C1735"/>
    <w:rsid w:val="006C19B0"/>
    <w:rsid w:val="006C1D71"/>
    <w:rsid w:val="006C1F59"/>
    <w:rsid w:val="006C2924"/>
    <w:rsid w:val="006C2BDE"/>
    <w:rsid w:val="006C2CC8"/>
    <w:rsid w:val="006C3335"/>
    <w:rsid w:val="006C38C1"/>
    <w:rsid w:val="006C40B0"/>
    <w:rsid w:val="006C4377"/>
    <w:rsid w:val="006C4606"/>
    <w:rsid w:val="006C4621"/>
    <w:rsid w:val="006C5173"/>
    <w:rsid w:val="006C557D"/>
    <w:rsid w:val="006C5717"/>
    <w:rsid w:val="006C5D9D"/>
    <w:rsid w:val="006C60F1"/>
    <w:rsid w:val="006C6207"/>
    <w:rsid w:val="006C6865"/>
    <w:rsid w:val="006C6A50"/>
    <w:rsid w:val="006C6B6A"/>
    <w:rsid w:val="006C7A83"/>
    <w:rsid w:val="006C7ACD"/>
    <w:rsid w:val="006C7F45"/>
    <w:rsid w:val="006D020F"/>
    <w:rsid w:val="006D09EE"/>
    <w:rsid w:val="006D128A"/>
    <w:rsid w:val="006D13A3"/>
    <w:rsid w:val="006D140E"/>
    <w:rsid w:val="006D1EC7"/>
    <w:rsid w:val="006D2D7F"/>
    <w:rsid w:val="006D2FB4"/>
    <w:rsid w:val="006D30A8"/>
    <w:rsid w:val="006D499A"/>
    <w:rsid w:val="006D4BC5"/>
    <w:rsid w:val="006D4F17"/>
    <w:rsid w:val="006D4FBF"/>
    <w:rsid w:val="006D566F"/>
    <w:rsid w:val="006D5BFD"/>
    <w:rsid w:val="006D6389"/>
    <w:rsid w:val="006D7334"/>
    <w:rsid w:val="006D7423"/>
    <w:rsid w:val="006D7F4A"/>
    <w:rsid w:val="006E037B"/>
    <w:rsid w:val="006E0743"/>
    <w:rsid w:val="006E0A6C"/>
    <w:rsid w:val="006E0D57"/>
    <w:rsid w:val="006E11E5"/>
    <w:rsid w:val="006E127E"/>
    <w:rsid w:val="006E14D9"/>
    <w:rsid w:val="006E1610"/>
    <w:rsid w:val="006E1E3B"/>
    <w:rsid w:val="006E2169"/>
    <w:rsid w:val="006E268D"/>
    <w:rsid w:val="006E2716"/>
    <w:rsid w:val="006E30E9"/>
    <w:rsid w:val="006E30F8"/>
    <w:rsid w:val="006E340F"/>
    <w:rsid w:val="006E3BE6"/>
    <w:rsid w:val="006E3EEC"/>
    <w:rsid w:val="006E410F"/>
    <w:rsid w:val="006E429F"/>
    <w:rsid w:val="006E4581"/>
    <w:rsid w:val="006E458D"/>
    <w:rsid w:val="006E47A9"/>
    <w:rsid w:val="006E5993"/>
    <w:rsid w:val="006E5A5B"/>
    <w:rsid w:val="006E6A9D"/>
    <w:rsid w:val="006E6CB8"/>
    <w:rsid w:val="006E76FE"/>
    <w:rsid w:val="006E77A3"/>
    <w:rsid w:val="006E78B5"/>
    <w:rsid w:val="006E7C19"/>
    <w:rsid w:val="006F000D"/>
    <w:rsid w:val="006F0353"/>
    <w:rsid w:val="006F09E6"/>
    <w:rsid w:val="006F0A59"/>
    <w:rsid w:val="006F0C7D"/>
    <w:rsid w:val="006F0D52"/>
    <w:rsid w:val="006F16B7"/>
    <w:rsid w:val="006F1E07"/>
    <w:rsid w:val="006F2167"/>
    <w:rsid w:val="006F2325"/>
    <w:rsid w:val="006F23C1"/>
    <w:rsid w:val="006F24F5"/>
    <w:rsid w:val="006F2510"/>
    <w:rsid w:val="006F308E"/>
    <w:rsid w:val="006F3C93"/>
    <w:rsid w:val="006F3CD7"/>
    <w:rsid w:val="006F3D6C"/>
    <w:rsid w:val="006F410C"/>
    <w:rsid w:val="006F43E0"/>
    <w:rsid w:val="006F4C8C"/>
    <w:rsid w:val="006F520A"/>
    <w:rsid w:val="006F5306"/>
    <w:rsid w:val="006F53B4"/>
    <w:rsid w:val="006F6246"/>
    <w:rsid w:val="006F6D32"/>
    <w:rsid w:val="006F70BE"/>
    <w:rsid w:val="006F7AC4"/>
    <w:rsid w:val="006F7C09"/>
    <w:rsid w:val="00700A50"/>
    <w:rsid w:val="00700ADF"/>
    <w:rsid w:val="00700C45"/>
    <w:rsid w:val="00700CEC"/>
    <w:rsid w:val="00700EFD"/>
    <w:rsid w:val="00701ADA"/>
    <w:rsid w:val="0070233E"/>
    <w:rsid w:val="00702542"/>
    <w:rsid w:val="0070274E"/>
    <w:rsid w:val="0070302F"/>
    <w:rsid w:val="00703A2F"/>
    <w:rsid w:val="00703CF6"/>
    <w:rsid w:val="00703E1E"/>
    <w:rsid w:val="00704544"/>
    <w:rsid w:val="00704B33"/>
    <w:rsid w:val="00705280"/>
    <w:rsid w:val="00705645"/>
    <w:rsid w:val="00706CFA"/>
    <w:rsid w:val="00706E33"/>
    <w:rsid w:val="0070725F"/>
    <w:rsid w:val="0070778B"/>
    <w:rsid w:val="0070789A"/>
    <w:rsid w:val="00707DF4"/>
    <w:rsid w:val="00710644"/>
    <w:rsid w:val="00710CB1"/>
    <w:rsid w:val="00711793"/>
    <w:rsid w:val="007130A9"/>
    <w:rsid w:val="0071345A"/>
    <w:rsid w:val="00713CAA"/>
    <w:rsid w:val="00713E8C"/>
    <w:rsid w:val="00714245"/>
    <w:rsid w:val="00714427"/>
    <w:rsid w:val="007145EB"/>
    <w:rsid w:val="0071467C"/>
    <w:rsid w:val="00714754"/>
    <w:rsid w:val="00714FA8"/>
    <w:rsid w:val="0071510F"/>
    <w:rsid w:val="0071559C"/>
    <w:rsid w:val="007160D7"/>
    <w:rsid w:val="00716386"/>
    <w:rsid w:val="007167D4"/>
    <w:rsid w:val="007168DD"/>
    <w:rsid w:val="00716D16"/>
    <w:rsid w:val="00716FF6"/>
    <w:rsid w:val="007172F4"/>
    <w:rsid w:val="007174D6"/>
    <w:rsid w:val="0071758C"/>
    <w:rsid w:val="00717A69"/>
    <w:rsid w:val="00717B40"/>
    <w:rsid w:val="00717EC6"/>
    <w:rsid w:val="007200C4"/>
    <w:rsid w:val="00720196"/>
    <w:rsid w:val="00720794"/>
    <w:rsid w:val="00720A8F"/>
    <w:rsid w:val="007218A9"/>
    <w:rsid w:val="00722A3C"/>
    <w:rsid w:val="00722BB3"/>
    <w:rsid w:val="00722D3B"/>
    <w:rsid w:val="00722DCB"/>
    <w:rsid w:val="00723315"/>
    <w:rsid w:val="007237DD"/>
    <w:rsid w:val="0072391C"/>
    <w:rsid w:val="00723A2A"/>
    <w:rsid w:val="00723C41"/>
    <w:rsid w:val="00723F5F"/>
    <w:rsid w:val="00724056"/>
    <w:rsid w:val="0072419F"/>
    <w:rsid w:val="00724899"/>
    <w:rsid w:val="00724CAC"/>
    <w:rsid w:val="00724E89"/>
    <w:rsid w:val="007250A1"/>
    <w:rsid w:val="007252E5"/>
    <w:rsid w:val="00726B9F"/>
    <w:rsid w:val="00726D3A"/>
    <w:rsid w:val="007272DB"/>
    <w:rsid w:val="00727C02"/>
    <w:rsid w:val="007306E1"/>
    <w:rsid w:val="0073096A"/>
    <w:rsid w:val="00731268"/>
    <w:rsid w:val="00731824"/>
    <w:rsid w:val="007319C8"/>
    <w:rsid w:val="0073206C"/>
    <w:rsid w:val="00732AD6"/>
    <w:rsid w:val="00732B0C"/>
    <w:rsid w:val="00732D5A"/>
    <w:rsid w:val="00733214"/>
    <w:rsid w:val="00733359"/>
    <w:rsid w:val="00733A5F"/>
    <w:rsid w:val="007341E4"/>
    <w:rsid w:val="00734392"/>
    <w:rsid w:val="007352F9"/>
    <w:rsid w:val="0073568E"/>
    <w:rsid w:val="0073624C"/>
    <w:rsid w:val="007367A8"/>
    <w:rsid w:val="00736959"/>
    <w:rsid w:val="00736CC6"/>
    <w:rsid w:val="007374BA"/>
    <w:rsid w:val="007374CC"/>
    <w:rsid w:val="00737808"/>
    <w:rsid w:val="00740AEE"/>
    <w:rsid w:val="00740B04"/>
    <w:rsid w:val="00741010"/>
    <w:rsid w:val="00741063"/>
    <w:rsid w:val="007418AC"/>
    <w:rsid w:val="00741BAC"/>
    <w:rsid w:val="0074284A"/>
    <w:rsid w:val="00742AC2"/>
    <w:rsid w:val="0074322B"/>
    <w:rsid w:val="007436D3"/>
    <w:rsid w:val="0074407C"/>
    <w:rsid w:val="00744718"/>
    <w:rsid w:val="00744776"/>
    <w:rsid w:val="00744A6F"/>
    <w:rsid w:val="00745DD4"/>
    <w:rsid w:val="007469BF"/>
    <w:rsid w:val="00746D47"/>
    <w:rsid w:val="00746F4F"/>
    <w:rsid w:val="0074792F"/>
    <w:rsid w:val="00747FDF"/>
    <w:rsid w:val="00750243"/>
    <w:rsid w:val="0075030E"/>
    <w:rsid w:val="007503D0"/>
    <w:rsid w:val="007506CA"/>
    <w:rsid w:val="0075072B"/>
    <w:rsid w:val="007508F2"/>
    <w:rsid w:val="00750F31"/>
    <w:rsid w:val="00751B87"/>
    <w:rsid w:val="00751D9C"/>
    <w:rsid w:val="00751FF7"/>
    <w:rsid w:val="00752008"/>
    <w:rsid w:val="0075222F"/>
    <w:rsid w:val="00752292"/>
    <w:rsid w:val="00752387"/>
    <w:rsid w:val="007529C3"/>
    <w:rsid w:val="00752A3D"/>
    <w:rsid w:val="00752D79"/>
    <w:rsid w:val="00752F51"/>
    <w:rsid w:val="007535FA"/>
    <w:rsid w:val="007541CA"/>
    <w:rsid w:val="00754406"/>
    <w:rsid w:val="0075468D"/>
    <w:rsid w:val="00755072"/>
    <w:rsid w:val="00755D8F"/>
    <w:rsid w:val="00756108"/>
    <w:rsid w:val="00756365"/>
    <w:rsid w:val="00756915"/>
    <w:rsid w:val="007577B9"/>
    <w:rsid w:val="007578E4"/>
    <w:rsid w:val="00757DA5"/>
    <w:rsid w:val="00757DD4"/>
    <w:rsid w:val="007606AA"/>
    <w:rsid w:val="0076084A"/>
    <w:rsid w:val="0076097F"/>
    <w:rsid w:val="0076104D"/>
    <w:rsid w:val="0076121D"/>
    <w:rsid w:val="007615EC"/>
    <w:rsid w:val="007616FD"/>
    <w:rsid w:val="00761D4E"/>
    <w:rsid w:val="007628B9"/>
    <w:rsid w:val="00762BA7"/>
    <w:rsid w:val="00763039"/>
    <w:rsid w:val="00763081"/>
    <w:rsid w:val="0076355A"/>
    <w:rsid w:val="007638D8"/>
    <w:rsid w:val="00763B0D"/>
    <w:rsid w:val="007645AE"/>
    <w:rsid w:val="00764F79"/>
    <w:rsid w:val="00765736"/>
    <w:rsid w:val="007668AA"/>
    <w:rsid w:val="00766F9D"/>
    <w:rsid w:val="00767145"/>
    <w:rsid w:val="00767460"/>
    <w:rsid w:val="00767578"/>
    <w:rsid w:val="00767BDA"/>
    <w:rsid w:val="00767CF3"/>
    <w:rsid w:val="00770D97"/>
    <w:rsid w:val="00770E4B"/>
    <w:rsid w:val="0077152A"/>
    <w:rsid w:val="007717E4"/>
    <w:rsid w:val="00771C77"/>
    <w:rsid w:val="007726D0"/>
    <w:rsid w:val="00772A7E"/>
    <w:rsid w:val="00773133"/>
    <w:rsid w:val="00773741"/>
    <w:rsid w:val="00773EE9"/>
    <w:rsid w:val="00773F1F"/>
    <w:rsid w:val="00774430"/>
    <w:rsid w:val="007747AF"/>
    <w:rsid w:val="007749D3"/>
    <w:rsid w:val="007758FF"/>
    <w:rsid w:val="00775D16"/>
    <w:rsid w:val="00775EF4"/>
    <w:rsid w:val="007761D6"/>
    <w:rsid w:val="00776236"/>
    <w:rsid w:val="007762C3"/>
    <w:rsid w:val="0077745F"/>
    <w:rsid w:val="0077767A"/>
    <w:rsid w:val="00780267"/>
    <w:rsid w:val="007806BA"/>
    <w:rsid w:val="00782D21"/>
    <w:rsid w:val="00783189"/>
    <w:rsid w:val="00783394"/>
    <w:rsid w:val="00783FCD"/>
    <w:rsid w:val="007846FD"/>
    <w:rsid w:val="00784FA6"/>
    <w:rsid w:val="007853FA"/>
    <w:rsid w:val="007856D1"/>
    <w:rsid w:val="00785E72"/>
    <w:rsid w:val="00786722"/>
    <w:rsid w:val="00786C2A"/>
    <w:rsid w:val="00786C82"/>
    <w:rsid w:val="0078767A"/>
    <w:rsid w:val="007878A0"/>
    <w:rsid w:val="00787DB2"/>
    <w:rsid w:val="00790161"/>
    <w:rsid w:val="00790AA1"/>
    <w:rsid w:val="00790E60"/>
    <w:rsid w:val="00791568"/>
    <w:rsid w:val="007916D1"/>
    <w:rsid w:val="0079252C"/>
    <w:rsid w:val="0079274A"/>
    <w:rsid w:val="00792A14"/>
    <w:rsid w:val="00792B27"/>
    <w:rsid w:val="00792D2A"/>
    <w:rsid w:val="00793272"/>
    <w:rsid w:val="0079354F"/>
    <w:rsid w:val="00793550"/>
    <w:rsid w:val="007938BB"/>
    <w:rsid w:val="00793CD9"/>
    <w:rsid w:val="00793F09"/>
    <w:rsid w:val="0079418A"/>
    <w:rsid w:val="007947AB"/>
    <w:rsid w:val="007948C9"/>
    <w:rsid w:val="00794B3E"/>
    <w:rsid w:val="00794E10"/>
    <w:rsid w:val="00794E54"/>
    <w:rsid w:val="0079501E"/>
    <w:rsid w:val="00795442"/>
    <w:rsid w:val="00795F12"/>
    <w:rsid w:val="00796405"/>
    <w:rsid w:val="00797228"/>
    <w:rsid w:val="00797A91"/>
    <w:rsid w:val="00797ADA"/>
    <w:rsid w:val="00797C96"/>
    <w:rsid w:val="00797D53"/>
    <w:rsid w:val="00797D5D"/>
    <w:rsid w:val="00797DE4"/>
    <w:rsid w:val="00797F2C"/>
    <w:rsid w:val="007A014E"/>
    <w:rsid w:val="007A13D2"/>
    <w:rsid w:val="007A1992"/>
    <w:rsid w:val="007A21F3"/>
    <w:rsid w:val="007A2C64"/>
    <w:rsid w:val="007A3796"/>
    <w:rsid w:val="007A3950"/>
    <w:rsid w:val="007A47CA"/>
    <w:rsid w:val="007A495B"/>
    <w:rsid w:val="007A4DBB"/>
    <w:rsid w:val="007A55A6"/>
    <w:rsid w:val="007A578B"/>
    <w:rsid w:val="007A5C0E"/>
    <w:rsid w:val="007A63ED"/>
    <w:rsid w:val="007A6462"/>
    <w:rsid w:val="007A7096"/>
    <w:rsid w:val="007A709F"/>
    <w:rsid w:val="007B03C3"/>
    <w:rsid w:val="007B07B3"/>
    <w:rsid w:val="007B07D0"/>
    <w:rsid w:val="007B08B3"/>
    <w:rsid w:val="007B09DE"/>
    <w:rsid w:val="007B0D30"/>
    <w:rsid w:val="007B1795"/>
    <w:rsid w:val="007B1CE5"/>
    <w:rsid w:val="007B1DDC"/>
    <w:rsid w:val="007B232C"/>
    <w:rsid w:val="007B264C"/>
    <w:rsid w:val="007B295F"/>
    <w:rsid w:val="007B2C73"/>
    <w:rsid w:val="007B2CAC"/>
    <w:rsid w:val="007B2F59"/>
    <w:rsid w:val="007B373A"/>
    <w:rsid w:val="007B4505"/>
    <w:rsid w:val="007B450F"/>
    <w:rsid w:val="007B4789"/>
    <w:rsid w:val="007B49D0"/>
    <w:rsid w:val="007B541B"/>
    <w:rsid w:val="007B57F9"/>
    <w:rsid w:val="007B5D4C"/>
    <w:rsid w:val="007B67D6"/>
    <w:rsid w:val="007B69A5"/>
    <w:rsid w:val="007B6ADF"/>
    <w:rsid w:val="007B6B5C"/>
    <w:rsid w:val="007B6D09"/>
    <w:rsid w:val="007B6FC0"/>
    <w:rsid w:val="007B7634"/>
    <w:rsid w:val="007B7642"/>
    <w:rsid w:val="007B7AA1"/>
    <w:rsid w:val="007C0308"/>
    <w:rsid w:val="007C0AA4"/>
    <w:rsid w:val="007C0B0C"/>
    <w:rsid w:val="007C13CC"/>
    <w:rsid w:val="007C1AD5"/>
    <w:rsid w:val="007C1F2B"/>
    <w:rsid w:val="007C25E6"/>
    <w:rsid w:val="007C25F2"/>
    <w:rsid w:val="007C2A53"/>
    <w:rsid w:val="007C2CA3"/>
    <w:rsid w:val="007C38FB"/>
    <w:rsid w:val="007C4554"/>
    <w:rsid w:val="007C4567"/>
    <w:rsid w:val="007C46D0"/>
    <w:rsid w:val="007C4D0E"/>
    <w:rsid w:val="007C4EB5"/>
    <w:rsid w:val="007C575A"/>
    <w:rsid w:val="007C5DF5"/>
    <w:rsid w:val="007C610C"/>
    <w:rsid w:val="007C6177"/>
    <w:rsid w:val="007C6718"/>
    <w:rsid w:val="007C71AD"/>
    <w:rsid w:val="007C7423"/>
    <w:rsid w:val="007C7622"/>
    <w:rsid w:val="007C7E3C"/>
    <w:rsid w:val="007D04F5"/>
    <w:rsid w:val="007D086D"/>
    <w:rsid w:val="007D0A22"/>
    <w:rsid w:val="007D0B27"/>
    <w:rsid w:val="007D0F87"/>
    <w:rsid w:val="007D10C2"/>
    <w:rsid w:val="007D11C6"/>
    <w:rsid w:val="007D13D7"/>
    <w:rsid w:val="007D2F2D"/>
    <w:rsid w:val="007D317D"/>
    <w:rsid w:val="007D325C"/>
    <w:rsid w:val="007D350B"/>
    <w:rsid w:val="007D3662"/>
    <w:rsid w:val="007D3DC0"/>
    <w:rsid w:val="007D51E4"/>
    <w:rsid w:val="007D5515"/>
    <w:rsid w:val="007D57D4"/>
    <w:rsid w:val="007D5B97"/>
    <w:rsid w:val="007D6167"/>
    <w:rsid w:val="007D64FB"/>
    <w:rsid w:val="007D6ABA"/>
    <w:rsid w:val="007D6CDD"/>
    <w:rsid w:val="007D6CDE"/>
    <w:rsid w:val="007D7701"/>
    <w:rsid w:val="007D77DB"/>
    <w:rsid w:val="007E0105"/>
    <w:rsid w:val="007E0662"/>
    <w:rsid w:val="007E06CD"/>
    <w:rsid w:val="007E0C24"/>
    <w:rsid w:val="007E1289"/>
    <w:rsid w:val="007E1A60"/>
    <w:rsid w:val="007E2068"/>
    <w:rsid w:val="007E2288"/>
    <w:rsid w:val="007E2410"/>
    <w:rsid w:val="007E27C2"/>
    <w:rsid w:val="007E2957"/>
    <w:rsid w:val="007E36E7"/>
    <w:rsid w:val="007E4110"/>
    <w:rsid w:val="007E45D1"/>
    <w:rsid w:val="007E4CA4"/>
    <w:rsid w:val="007E4E35"/>
    <w:rsid w:val="007E51D7"/>
    <w:rsid w:val="007E57C2"/>
    <w:rsid w:val="007E59DD"/>
    <w:rsid w:val="007E5A8B"/>
    <w:rsid w:val="007E60A2"/>
    <w:rsid w:val="007E611F"/>
    <w:rsid w:val="007E6757"/>
    <w:rsid w:val="007E6C02"/>
    <w:rsid w:val="007E6E89"/>
    <w:rsid w:val="007E72D3"/>
    <w:rsid w:val="007E730F"/>
    <w:rsid w:val="007E7345"/>
    <w:rsid w:val="007E7534"/>
    <w:rsid w:val="007E7C95"/>
    <w:rsid w:val="007F0F60"/>
    <w:rsid w:val="007F1269"/>
    <w:rsid w:val="007F1297"/>
    <w:rsid w:val="007F17E7"/>
    <w:rsid w:val="007F1AF5"/>
    <w:rsid w:val="007F1D74"/>
    <w:rsid w:val="007F1DC0"/>
    <w:rsid w:val="007F2464"/>
    <w:rsid w:val="007F2912"/>
    <w:rsid w:val="007F3268"/>
    <w:rsid w:val="007F3352"/>
    <w:rsid w:val="007F485F"/>
    <w:rsid w:val="007F492D"/>
    <w:rsid w:val="007F4E0A"/>
    <w:rsid w:val="007F5591"/>
    <w:rsid w:val="007F5757"/>
    <w:rsid w:val="007F5A6D"/>
    <w:rsid w:val="007F5AFB"/>
    <w:rsid w:val="007F5DDE"/>
    <w:rsid w:val="007F667A"/>
    <w:rsid w:val="007F6A9E"/>
    <w:rsid w:val="0080068E"/>
    <w:rsid w:val="00800D92"/>
    <w:rsid w:val="00800D9F"/>
    <w:rsid w:val="008016E4"/>
    <w:rsid w:val="008017B0"/>
    <w:rsid w:val="00802101"/>
    <w:rsid w:val="0080270F"/>
    <w:rsid w:val="0080272B"/>
    <w:rsid w:val="00802DAC"/>
    <w:rsid w:val="008031BC"/>
    <w:rsid w:val="0080328E"/>
    <w:rsid w:val="008034B8"/>
    <w:rsid w:val="0080404C"/>
    <w:rsid w:val="0080467A"/>
    <w:rsid w:val="008048E5"/>
    <w:rsid w:val="00804BA7"/>
    <w:rsid w:val="00804F4E"/>
    <w:rsid w:val="0080512B"/>
    <w:rsid w:val="00806365"/>
    <w:rsid w:val="00806945"/>
    <w:rsid w:val="00806C82"/>
    <w:rsid w:val="00806E2E"/>
    <w:rsid w:val="008077F2"/>
    <w:rsid w:val="00807F41"/>
    <w:rsid w:val="00810683"/>
    <w:rsid w:val="008109FC"/>
    <w:rsid w:val="00810B82"/>
    <w:rsid w:val="00810D3A"/>
    <w:rsid w:val="00810D43"/>
    <w:rsid w:val="00810D90"/>
    <w:rsid w:val="00811C8F"/>
    <w:rsid w:val="00811F09"/>
    <w:rsid w:val="00812821"/>
    <w:rsid w:val="00812C75"/>
    <w:rsid w:val="008144DA"/>
    <w:rsid w:val="008146A1"/>
    <w:rsid w:val="008149DC"/>
    <w:rsid w:val="00815243"/>
    <w:rsid w:val="00815CFC"/>
    <w:rsid w:val="00815D9F"/>
    <w:rsid w:val="0081665D"/>
    <w:rsid w:val="008166E0"/>
    <w:rsid w:val="00816DB0"/>
    <w:rsid w:val="00817687"/>
    <w:rsid w:val="008177A9"/>
    <w:rsid w:val="00817C6E"/>
    <w:rsid w:val="00817CC1"/>
    <w:rsid w:val="00817E6C"/>
    <w:rsid w:val="00817EFB"/>
    <w:rsid w:val="008200CD"/>
    <w:rsid w:val="00820914"/>
    <w:rsid w:val="00820C19"/>
    <w:rsid w:val="008212B6"/>
    <w:rsid w:val="00821737"/>
    <w:rsid w:val="00821A1B"/>
    <w:rsid w:val="0082254D"/>
    <w:rsid w:val="00822C7E"/>
    <w:rsid w:val="00822E28"/>
    <w:rsid w:val="00822EAF"/>
    <w:rsid w:val="008235E8"/>
    <w:rsid w:val="008236BB"/>
    <w:rsid w:val="008250CE"/>
    <w:rsid w:val="00825499"/>
    <w:rsid w:val="00825929"/>
    <w:rsid w:val="008274DD"/>
    <w:rsid w:val="008275DC"/>
    <w:rsid w:val="008276F1"/>
    <w:rsid w:val="00830AE2"/>
    <w:rsid w:val="008310B0"/>
    <w:rsid w:val="0083159C"/>
    <w:rsid w:val="00831667"/>
    <w:rsid w:val="0083169A"/>
    <w:rsid w:val="0083238A"/>
    <w:rsid w:val="00832C30"/>
    <w:rsid w:val="008339CA"/>
    <w:rsid w:val="00834216"/>
    <w:rsid w:val="008344B6"/>
    <w:rsid w:val="008347A2"/>
    <w:rsid w:val="00834F43"/>
    <w:rsid w:val="00835B85"/>
    <w:rsid w:val="00835D0F"/>
    <w:rsid w:val="008361D2"/>
    <w:rsid w:val="00836C08"/>
    <w:rsid w:val="00836CEF"/>
    <w:rsid w:val="00836DD0"/>
    <w:rsid w:val="008370F9"/>
    <w:rsid w:val="00837303"/>
    <w:rsid w:val="0083787E"/>
    <w:rsid w:val="00837CDB"/>
    <w:rsid w:val="008402AE"/>
    <w:rsid w:val="0084076A"/>
    <w:rsid w:val="00840BDF"/>
    <w:rsid w:val="00840C4C"/>
    <w:rsid w:val="00841031"/>
    <w:rsid w:val="008416CC"/>
    <w:rsid w:val="00841D46"/>
    <w:rsid w:val="00841D8F"/>
    <w:rsid w:val="008423AD"/>
    <w:rsid w:val="008426C2"/>
    <w:rsid w:val="0084276F"/>
    <w:rsid w:val="00842B51"/>
    <w:rsid w:val="00843224"/>
    <w:rsid w:val="0084375F"/>
    <w:rsid w:val="00843BFC"/>
    <w:rsid w:val="00843DBD"/>
    <w:rsid w:val="008448F9"/>
    <w:rsid w:val="00844DCD"/>
    <w:rsid w:val="008452EB"/>
    <w:rsid w:val="0084557B"/>
    <w:rsid w:val="00845729"/>
    <w:rsid w:val="00847198"/>
    <w:rsid w:val="00847224"/>
    <w:rsid w:val="008472E1"/>
    <w:rsid w:val="00847338"/>
    <w:rsid w:val="008475DC"/>
    <w:rsid w:val="00850275"/>
    <w:rsid w:val="008502C3"/>
    <w:rsid w:val="00850BD2"/>
    <w:rsid w:val="00850FFC"/>
    <w:rsid w:val="00851AB5"/>
    <w:rsid w:val="00851AC4"/>
    <w:rsid w:val="00851B5E"/>
    <w:rsid w:val="00853224"/>
    <w:rsid w:val="008532A2"/>
    <w:rsid w:val="00853D74"/>
    <w:rsid w:val="00853DA7"/>
    <w:rsid w:val="008540B1"/>
    <w:rsid w:val="008541D7"/>
    <w:rsid w:val="008547FB"/>
    <w:rsid w:val="00854DBB"/>
    <w:rsid w:val="008555F8"/>
    <w:rsid w:val="00855CAD"/>
    <w:rsid w:val="00855DBE"/>
    <w:rsid w:val="00855E6E"/>
    <w:rsid w:val="00856023"/>
    <w:rsid w:val="008564BC"/>
    <w:rsid w:val="0085732F"/>
    <w:rsid w:val="00857342"/>
    <w:rsid w:val="0085790A"/>
    <w:rsid w:val="008600FE"/>
    <w:rsid w:val="00860373"/>
    <w:rsid w:val="0086141A"/>
    <w:rsid w:val="0086151F"/>
    <w:rsid w:val="008615AE"/>
    <w:rsid w:val="008615C3"/>
    <w:rsid w:val="00862287"/>
    <w:rsid w:val="00862787"/>
    <w:rsid w:val="00862C34"/>
    <w:rsid w:val="00862C7D"/>
    <w:rsid w:val="008632A0"/>
    <w:rsid w:val="008633AF"/>
    <w:rsid w:val="008635C0"/>
    <w:rsid w:val="0086372B"/>
    <w:rsid w:val="00863D71"/>
    <w:rsid w:val="00863F3B"/>
    <w:rsid w:val="00864172"/>
    <w:rsid w:val="008641AC"/>
    <w:rsid w:val="00864704"/>
    <w:rsid w:val="00864773"/>
    <w:rsid w:val="00864816"/>
    <w:rsid w:val="0086492B"/>
    <w:rsid w:val="00864F89"/>
    <w:rsid w:val="00865675"/>
    <w:rsid w:val="00865E70"/>
    <w:rsid w:val="008665C4"/>
    <w:rsid w:val="008666F1"/>
    <w:rsid w:val="00866ECA"/>
    <w:rsid w:val="00867300"/>
    <w:rsid w:val="00867728"/>
    <w:rsid w:val="008677FC"/>
    <w:rsid w:val="008708E9"/>
    <w:rsid w:val="008709E3"/>
    <w:rsid w:val="00871183"/>
    <w:rsid w:val="0087183B"/>
    <w:rsid w:val="00871896"/>
    <w:rsid w:val="00871D37"/>
    <w:rsid w:val="008723D6"/>
    <w:rsid w:val="00872B1F"/>
    <w:rsid w:val="008735D5"/>
    <w:rsid w:val="00873A2A"/>
    <w:rsid w:val="0087419D"/>
    <w:rsid w:val="008746D0"/>
    <w:rsid w:val="00874902"/>
    <w:rsid w:val="008749A8"/>
    <w:rsid w:val="008754D4"/>
    <w:rsid w:val="008758F8"/>
    <w:rsid w:val="00875D1D"/>
    <w:rsid w:val="0087600A"/>
    <w:rsid w:val="00876151"/>
    <w:rsid w:val="00876510"/>
    <w:rsid w:val="00876E82"/>
    <w:rsid w:val="00876F16"/>
    <w:rsid w:val="008776A4"/>
    <w:rsid w:val="00877C4C"/>
    <w:rsid w:val="00880318"/>
    <w:rsid w:val="008806CC"/>
    <w:rsid w:val="00880C39"/>
    <w:rsid w:val="00880FF4"/>
    <w:rsid w:val="008818C1"/>
    <w:rsid w:val="0088190B"/>
    <w:rsid w:val="00881AA5"/>
    <w:rsid w:val="00881BB5"/>
    <w:rsid w:val="00881C56"/>
    <w:rsid w:val="0088215F"/>
    <w:rsid w:val="0088258B"/>
    <w:rsid w:val="00882731"/>
    <w:rsid w:val="00882F8B"/>
    <w:rsid w:val="00883544"/>
    <w:rsid w:val="008838E1"/>
    <w:rsid w:val="00884172"/>
    <w:rsid w:val="008851F1"/>
    <w:rsid w:val="008857DC"/>
    <w:rsid w:val="00885BD5"/>
    <w:rsid w:val="0089060A"/>
    <w:rsid w:val="008906C5"/>
    <w:rsid w:val="00890EEF"/>
    <w:rsid w:val="0089105B"/>
    <w:rsid w:val="008910A9"/>
    <w:rsid w:val="008912B2"/>
    <w:rsid w:val="008920AA"/>
    <w:rsid w:val="008924CA"/>
    <w:rsid w:val="00892F83"/>
    <w:rsid w:val="008931C2"/>
    <w:rsid w:val="0089387F"/>
    <w:rsid w:val="0089399C"/>
    <w:rsid w:val="00893A0D"/>
    <w:rsid w:val="00893E99"/>
    <w:rsid w:val="008949B1"/>
    <w:rsid w:val="008955EF"/>
    <w:rsid w:val="008956DB"/>
    <w:rsid w:val="00895BDA"/>
    <w:rsid w:val="008965C0"/>
    <w:rsid w:val="0089675E"/>
    <w:rsid w:val="00896821"/>
    <w:rsid w:val="00897217"/>
    <w:rsid w:val="00897429"/>
    <w:rsid w:val="0089797C"/>
    <w:rsid w:val="00897B49"/>
    <w:rsid w:val="00897C81"/>
    <w:rsid w:val="00897FE2"/>
    <w:rsid w:val="008A0DC4"/>
    <w:rsid w:val="008A15CD"/>
    <w:rsid w:val="008A1CA8"/>
    <w:rsid w:val="008A2246"/>
    <w:rsid w:val="008A2361"/>
    <w:rsid w:val="008A2457"/>
    <w:rsid w:val="008A254F"/>
    <w:rsid w:val="008A26B3"/>
    <w:rsid w:val="008A3C65"/>
    <w:rsid w:val="008A4528"/>
    <w:rsid w:val="008A4864"/>
    <w:rsid w:val="008A4959"/>
    <w:rsid w:val="008A4A63"/>
    <w:rsid w:val="008A4DCA"/>
    <w:rsid w:val="008A4DD6"/>
    <w:rsid w:val="008A4DDC"/>
    <w:rsid w:val="008A509F"/>
    <w:rsid w:val="008A5EF2"/>
    <w:rsid w:val="008A6A36"/>
    <w:rsid w:val="008A6C05"/>
    <w:rsid w:val="008A7042"/>
    <w:rsid w:val="008A76CB"/>
    <w:rsid w:val="008A7878"/>
    <w:rsid w:val="008A7BA8"/>
    <w:rsid w:val="008AC7AC"/>
    <w:rsid w:val="008B011D"/>
    <w:rsid w:val="008B08A0"/>
    <w:rsid w:val="008B0BCA"/>
    <w:rsid w:val="008B0BFA"/>
    <w:rsid w:val="008B1062"/>
    <w:rsid w:val="008B1151"/>
    <w:rsid w:val="008B1390"/>
    <w:rsid w:val="008B20E4"/>
    <w:rsid w:val="008B2296"/>
    <w:rsid w:val="008B2B6E"/>
    <w:rsid w:val="008B37DC"/>
    <w:rsid w:val="008B3FCB"/>
    <w:rsid w:val="008B40FE"/>
    <w:rsid w:val="008B5010"/>
    <w:rsid w:val="008B55EA"/>
    <w:rsid w:val="008B5FB2"/>
    <w:rsid w:val="008B6717"/>
    <w:rsid w:val="008B68C0"/>
    <w:rsid w:val="008B6E27"/>
    <w:rsid w:val="008B6E94"/>
    <w:rsid w:val="008B79E3"/>
    <w:rsid w:val="008B7CA6"/>
    <w:rsid w:val="008B7EEF"/>
    <w:rsid w:val="008B7FE8"/>
    <w:rsid w:val="008C0C81"/>
    <w:rsid w:val="008C178A"/>
    <w:rsid w:val="008C1872"/>
    <w:rsid w:val="008C1913"/>
    <w:rsid w:val="008C1A80"/>
    <w:rsid w:val="008C1EDC"/>
    <w:rsid w:val="008C1F5C"/>
    <w:rsid w:val="008C2000"/>
    <w:rsid w:val="008C2324"/>
    <w:rsid w:val="008C27B9"/>
    <w:rsid w:val="008C2BD8"/>
    <w:rsid w:val="008C2D65"/>
    <w:rsid w:val="008C32E9"/>
    <w:rsid w:val="008C33D7"/>
    <w:rsid w:val="008C38C0"/>
    <w:rsid w:val="008C3A7C"/>
    <w:rsid w:val="008C3AB7"/>
    <w:rsid w:val="008C3C9B"/>
    <w:rsid w:val="008C479A"/>
    <w:rsid w:val="008C4BD7"/>
    <w:rsid w:val="008C5582"/>
    <w:rsid w:val="008C5C5C"/>
    <w:rsid w:val="008C5CE0"/>
    <w:rsid w:val="008C6475"/>
    <w:rsid w:val="008C65CA"/>
    <w:rsid w:val="008C6995"/>
    <w:rsid w:val="008C6D70"/>
    <w:rsid w:val="008C71C1"/>
    <w:rsid w:val="008C74F4"/>
    <w:rsid w:val="008C7651"/>
    <w:rsid w:val="008C7676"/>
    <w:rsid w:val="008C796E"/>
    <w:rsid w:val="008D020B"/>
    <w:rsid w:val="008D0635"/>
    <w:rsid w:val="008D1282"/>
    <w:rsid w:val="008D214C"/>
    <w:rsid w:val="008D21CF"/>
    <w:rsid w:val="008D2D16"/>
    <w:rsid w:val="008D3049"/>
    <w:rsid w:val="008D3686"/>
    <w:rsid w:val="008D36CB"/>
    <w:rsid w:val="008D3D12"/>
    <w:rsid w:val="008D3FEC"/>
    <w:rsid w:val="008D4AFF"/>
    <w:rsid w:val="008D56B1"/>
    <w:rsid w:val="008D577F"/>
    <w:rsid w:val="008D5ACA"/>
    <w:rsid w:val="008D5C9F"/>
    <w:rsid w:val="008D6380"/>
    <w:rsid w:val="008D646F"/>
    <w:rsid w:val="008D6512"/>
    <w:rsid w:val="008D6DA9"/>
    <w:rsid w:val="008D6DB5"/>
    <w:rsid w:val="008D737C"/>
    <w:rsid w:val="008D75DD"/>
    <w:rsid w:val="008D7AE0"/>
    <w:rsid w:val="008D7F7E"/>
    <w:rsid w:val="008E037E"/>
    <w:rsid w:val="008E0C05"/>
    <w:rsid w:val="008E0C59"/>
    <w:rsid w:val="008E0C71"/>
    <w:rsid w:val="008E0FA8"/>
    <w:rsid w:val="008E166F"/>
    <w:rsid w:val="008E1809"/>
    <w:rsid w:val="008E18CA"/>
    <w:rsid w:val="008E1D23"/>
    <w:rsid w:val="008E2047"/>
    <w:rsid w:val="008E2B10"/>
    <w:rsid w:val="008E2F08"/>
    <w:rsid w:val="008E2FB7"/>
    <w:rsid w:val="008E3692"/>
    <w:rsid w:val="008E3836"/>
    <w:rsid w:val="008E3CAF"/>
    <w:rsid w:val="008E3E95"/>
    <w:rsid w:val="008E46BB"/>
    <w:rsid w:val="008E4718"/>
    <w:rsid w:val="008E56BA"/>
    <w:rsid w:val="008E5D0B"/>
    <w:rsid w:val="008E6454"/>
    <w:rsid w:val="008E6E44"/>
    <w:rsid w:val="008E6F4B"/>
    <w:rsid w:val="008E6FE9"/>
    <w:rsid w:val="008E7094"/>
    <w:rsid w:val="008E71D5"/>
    <w:rsid w:val="008E7310"/>
    <w:rsid w:val="008E75B9"/>
    <w:rsid w:val="008E7705"/>
    <w:rsid w:val="008E7FCC"/>
    <w:rsid w:val="008F068F"/>
    <w:rsid w:val="008F06E9"/>
    <w:rsid w:val="008F077E"/>
    <w:rsid w:val="008F0813"/>
    <w:rsid w:val="008F0820"/>
    <w:rsid w:val="008F0D3C"/>
    <w:rsid w:val="008F14EF"/>
    <w:rsid w:val="008F1B09"/>
    <w:rsid w:val="008F2CEE"/>
    <w:rsid w:val="008F2DF4"/>
    <w:rsid w:val="008F3492"/>
    <w:rsid w:val="008F3A5D"/>
    <w:rsid w:val="008F3A72"/>
    <w:rsid w:val="008F40C5"/>
    <w:rsid w:val="008F48CC"/>
    <w:rsid w:val="008F547C"/>
    <w:rsid w:val="008F5AAE"/>
    <w:rsid w:val="008F5F99"/>
    <w:rsid w:val="008F62D0"/>
    <w:rsid w:val="008F6CE6"/>
    <w:rsid w:val="008F6EDD"/>
    <w:rsid w:val="008F7695"/>
    <w:rsid w:val="008F782A"/>
    <w:rsid w:val="008F78E2"/>
    <w:rsid w:val="008F7A7B"/>
    <w:rsid w:val="008F7CDE"/>
    <w:rsid w:val="009000F7"/>
    <w:rsid w:val="0090091D"/>
    <w:rsid w:val="009009AB"/>
    <w:rsid w:val="00900FF3"/>
    <w:rsid w:val="009017B0"/>
    <w:rsid w:val="0090196C"/>
    <w:rsid w:val="00901A01"/>
    <w:rsid w:val="00901F35"/>
    <w:rsid w:val="009020CB"/>
    <w:rsid w:val="00902161"/>
    <w:rsid w:val="00902291"/>
    <w:rsid w:val="00902A21"/>
    <w:rsid w:val="00902D97"/>
    <w:rsid w:val="009030F8"/>
    <w:rsid w:val="00903450"/>
    <w:rsid w:val="0090377F"/>
    <w:rsid w:val="0090388F"/>
    <w:rsid w:val="009039E6"/>
    <w:rsid w:val="00903C46"/>
    <w:rsid w:val="00904505"/>
    <w:rsid w:val="009048CC"/>
    <w:rsid w:val="009059E0"/>
    <w:rsid w:val="00905E04"/>
    <w:rsid w:val="009062B6"/>
    <w:rsid w:val="00906649"/>
    <w:rsid w:val="009067CC"/>
    <w:rsid w:val="00906984"/>
    <w:rsid w:val="00906A10"/>
    <w:rsid w:val="0090716B"/>
    <w:rsid w:val="00907BE3"/>
    <w:rsid w:val="00910155"/>
    <w:rsid w:val="009114DF"/>
    <w:rsid w:val="0091150B"/>
    <w:rsid w:val="00911668"/>
    <w:rsid w:val="009119D2"/>
    <w:rsid w:val="00911F60"/>
    <w:rsid w:val="00912718"/>
    <w:rsid w:val="00912C9F"/>
    <w:rsid w:val="00913939"/>
    <w:rsid w:val="00913A85"/>
    <w:rsid w:val="00913E06"/>
    <w:rsid w:val="00913E45"/>
    <w:rsid w:val="009144C0"/>
    <w:rsid w:val="00914C1E"/>
    <w:rsid w:val="009155B5"/>
    <w:rsid w:val="00915DCA"/>
    <w:rsid w:val="009162DB"/>
    <w:rsid w:val="009169EC"/>
    <w:rsid w:val="00916AF0"/>
    <w:rsid w:val="00916C53"/>
    <w:rsid w:val="00917009"/>
    <w:rsid w:val="009170F4"/>
    <w:rsid w:val="009171ED"/>
    <w:rsid w:val="009178A6"/>
    <w:rsid w:val="00920442"/>
    <w:rsid w:val="00920D0E"/>
    <w:rsid w:val="00921203"/>
    <w:rsid w:val="00921702"/>
    <w:rsid w:val="00921B2E"/>
    <w:rsid w:val="00921D33"/>
    <w:rsid w:val="009224F8"/>
    <w:rsid w:val="00922B55"/>
    <w:rsid w:val="00922FFE"/>
    <w:rsid w:val="0092322A"/>
    <w:rsid w:val="00923C7C"/>
    <w:rsid w:val="00924B1E"/>
    <w:rsid w:val="00924EBB"/>
    <w:rsid w:val="00925027"/>
    <w:rsid w:val="0092509C"/>
    <w:rsid w:val="00925616"/>
    <w:rsid w:val="00925878"/>
    <w:rsid w:val="009262DE"/>
    <w:rsid w:val="009269C6"/>
    <w:rsid w:val="00926A28"/>
    <w:rsid w:val="00926C5D"/>
    <w:rsid w:val="009273F6"/>
    <w:rsid w:val="00927587"/>
    <w:rsid w:val="00927FD1"/>
    <w:rsid w:val="00927FE3"/>
    <w:rsid w:val="00930123"/>
    <w:rsid w:val="009301AA"/>
    <w:rsid w:val="009307E8"/>
    <w:rsid w:val="00930E9E"/>
    <w:rsid w:val="00931020"/>
    <w:rsid w:val="009319C7"/>
    <w:rsid w:val="00931D91"/>
    <w:rsid w:val="00932E56"/>
    <w:rsid w:val="009330A7"/>
    <w:rsid w:val="00933124"/>
    <w:rsid w:val="00933201"/>
    <w:rsid w:val="009335A5"/>
    <w:rsid w:val="0093362E"/>
    <w:rsid w:val="009337A8"/>
    <w:rsid w:val="0093391B"/>
    <w:rsid w:val="00933F51"/>
    <w:rsid w:val="00934493"/>
    <w:rsid w:val="009349F1"/>
    <w:rsid w:val="009350B7"/>
    <w:rsid w:val="00935CC5"/>
    <w:rsid w:val="00935D02"/>
    <w:rsid w:val="00935DE5"/>
    <w:rsid w:val="00936419"/>
    <w:rsid w:val="00936664"/>
    <w:rsid w:val="009368BE"/>
    <w:rsid w:val="009370DE"/>
    <w:rsid w:val="009375CA"/>
    <w:rsid w:val="0093781C"/>
    <w:rsid w:val="00937F7F"/>
    <w:rsid w:val="00940597"/>
    <w:rsid w:val="00940CB3"/>
    <w:rsid w:val="00940F6D"/>
    <w:rsid w:val="00941AB0"/>
    <w:rsid w:val="00941F13"/>
    <w:rsid w:val="00941FBD"/>
    <w:rsid w:val="0094204D"/>
    <w:rsid w:val="00942AAA"/>
    <w:rsid w:val="0094322E"/>
    <w:rsid w:val="0094356E"/>
    <w:rsid w:val="009435A5"/>
    <w:rsid w:val="00943A4D"/>
    <w:rsid w:val="00943CDD"/>
    <w:rsid w:val="00944365"/>
    <w:rsid w:val="00944F7A"/>
    <w:rsid w:val="009451AF"/>
    <w:rsid w:val="009461B1"/>
    <w:rsid w:val="0094621B"/>
    <w:rsid w:val="00946AF2"/>
    <w:rsid w:val="00946DA3"/>
    <w:rsid w:val="00946F77"/>
    <w:rsid w:val="00947292"/>
    <w:rsid w:val="009473B0"/>
    <w:rsid w:val="0094740B"/>
    <w:rsid w:val="0095031B"/>
    <w:rsid w:val="009510A6"/>
    <w:rsid w:val="009513F0"/>
    <w:rsid w:val="00951A22"/>
    <w:rsid w:val="00951F83"/>
    <w:rsid w:val="0095247A"/>
    <w:rsid w:val="00952C45"/>
    <w:rsid w:val="00952D00"/>
    <w:rsid w:val="00952F3B"/>
    <w:rsid w:val="0095341E"/>
    <w:rsid w:val="00953515"/>
    <w:rsid w:val="0095376F"/>
    <w:rsid w:val="00953E60"/>
    <w:rsid w:val="00954E49"/>
    <w:rsid w:val="009551F2"/>
    <w:rsid w:val="009554AA"/>
    <w:rsid w:val="00955863"/>
    <w:rsid w:val="0095586D"/>
    <w:rsid w:val="00955BFE"/>
    <w:rsid w:val="0095656A"/>
    <w:rsid w:val="009566CA"/>
    <w:rsid w:val="0095694C"/>
    <w:rsid w:val="00956A6D"/>
    <w:rsid w:val="00956DE0"/>
    <w:rsid w:val="009578A7"/>
    <w:rsid w:val="009614EF"/>
    <w:rsid w:val="0096209A"/>
    <w:rsid w:val="009625A4"/>
    <w:rsid w:val="0096304C"/>
    <w:rsid w:val="00963761"/>
    <w:rsid w:val="009639FE"/>
    <w:rsid w:val="0096438E"/>
    <w:rsid w:val="00964689"/>
    <w:rsid w:val="009650B9"/>
    <w:rsid w:val="009658F7"/>
    <w:rsid w:val="009662F2"/>
    <w:rsid w:val="00966605"/>
    <w:rsid w:val="00967FEA"/>
    <w:rsid w:val="00970684"/>
    <w:rsid w:val="00970C61"/>
    <w:rsid w:val="00970CB4"/>
    <w:rsid w:val="0097111F"/>
    <w:rsid w:val="00971933"/>
    <w:rsid w:val="00971ABF"/>
    <w:rsid w:val="00972304"/>
    <w:rsid w:val="009723C2"/>
    <w:rsid w:val="00972A1A"/>
    <w:rsid w:val="00973ACF"/>
    <w:rsid w:val="00974454"/>
    <w:rsid w:val="00974CB9"/>
    <w:rsid w:val="00975124"/>
    <w:rsid w:val="00975C30"/>
    <w:rsid w:val="009769E4"/>
    <w:rsid w:val="00976AF6"/>
    <w:rsid w:val="00976C78"/>
    <w:rsid w:val="00976D79"/>
    <w:rsid w:val="00976EC3"/>
    <w:rsid w:val="0097777A"/>
    <w:rsid w:val="00977B26"/>
    <w:rsid w:val="00977C81"/>
    <w:rsid w:val="00980A09"/>
    <w:rsid w:val="00980C16"/>
    <w:rsid w:val="009815B9"/>
    <w:rsid w:val="009816C1"/>
    <w:rsid w:val="0098170A"/>
    <w:rsid w:val="00981B4B"/>
    <w:rsid w:val="009820F1"/>
    <w:rsid w:val="0098210C"/>
    <w:rsid w:val="00982406"/>
    <w:rsid w:val="00982573"/>
    <w:rsid w:val="00982FC0"/>
    <w:rsid w:val="009834DD"/>
    <w:rsid w:val="00983A77"/>
    <w:rsid w:val="00983BFA"/>
    <w:rsid w:val="00983C51"/>
    <w:rsid w:val="00983E83"/>
    <w:rsid w:val="00984557"/>
    <w:rsid w:val="00984C37"/>
    <w:rsid w:val="00985DFF"/>
    <w:rsid w:val="00985F6B"/>
    <w:rsid w:val="009861A1"/>
    <w:rsid w:val="0098688E"/>
    <w:rsid w:val="00986EA9"/>
    <w:rsid w:val="00987459"/>
    <w:rsid w:val="00987C9D"/>
    <w:rsid w:val="00987FEB"/>
    <w:rsid w:val="0099089A"/>
    <w:rsid w:val="00991331"/>
    <w:rsid w:val="00991784"/>
    <w:rsid w:val="00991AC4"/>
    <w:rsid w:val="00991D41"/>
    <w:rsid w:val="009920FA"/>
    <w:rsid w:val="0099272D"/>
    <w:rsid w:val="009931B5"/>
    <w:rsid w:val="009935AE"/>
    <w:rsid w:val="009939E3"/>
    <w:rsid w:val="00993F76"/>
    <w:rsid w:val="009955B0"/>
    <w:rsid w:val="00996077"/>
    <w:rsid w:val="009961AE"/>
    <w:rsid w:val="009963F7"/>
    <w:rsid w:val="00996DBC"/>
    <w:rsid w:val="009971EC"/>
    <w:rsid w:val="009972F3"/>
    <w:rsid w:val="00997772"/>
    <w:rsid w:val="00997CEB"/>
    <w:rsid w:val="009A02D9"/>
    <w:rsid w:val="009A0344"/>
    <w:rsid w:val="009A037B"/>
    <w:rsid w:val="009A040B"/>
    <w:rsid w:val="009A0BA9"/>
    <w:rsid w:val="009A0EEB"/>
    <w:rsid w:val="009A20E0"/>
    <w:rsid w:val="009A2C7C"/>
    <w:rsid w:val="009A2CDF"/>
    <w:rsid w:val="009A2FA2"/>
    <w:rsid w:val="009A32DC"/>
    <w:rsid w:val="009A4106"/>
    <w:rsid w:val="009A4222"/>
    <w:rsid w:val="009A4363"/>
    <w:rsid w:val="009A460E"/>
    <w:rsid w:val="009A4616"/>
    <w:rsid w:val="009A4CDA"/>
    <w:rsid w:val="009A657E"/>
    <w:rsid w:val="009A67D6"/>
    <w:rsid w:val="009A7262"/>
    <w:rsid w:val="009A745A"/>
    <w:rsid w:val="009B02FD"/>
    <w:rsid w:val="009B0E5C"/>
    <w:rsid w:val="009B0FBD"/>
    <w:rsid w:val="009B1B66"/>
    <w:rsid w:val="009B1D87"/>
    <w:rsid w:val="009B3786"/>
    <w:rsid w:val="009B37B2"/>
    <w:rsid w:val="009B4274"/>
    <w:rsid w:val="009B4AEB"/>
    <w:rsid w:val="009B635C"/>
    <w:rsid w:val="009B63E3"/>
    <w:rsid w:val="009B6550"/>
    <w:rsid w:val="009B6700"/>
    <w:rsid w:val="009B7A5B"/>
    <w:rsid w:val="009B7C5C"/>
    <w:rsid w:val="009C056E"/>
    <w:rsid w:val="009C09FA"/>
    <w:rsid w:val="009C0C52"/>
    <w:rsid w:val="009C0C82"/>
    <w:rsid w:val="009C0D92"/>
    <w:rsid w:val="009C0E12"/>
    <w:rsid w:val="009C1669"/>
    <w:rsid w:val="009C21FC"/>
    <w:rsid w:val="009C2486"/>
    <w:rsid w:val="009C2514"/>
    <w:rsid w:val="009C2CCB"/>
    <w:rsid w:val="009C2E6C"/>
    <w:rsid w:val="009C3473"/>
    <w:rsid w:val="009C3C8E"/>
    <w:rsid w:val="009C4898"/>
    <w:rsid w:val="009C4CC0"/>
    <w:rsid w:val="009C4F0E"/>
    <w:rsid w:val="009C501F"/>
    <w:rsid w:val="009C5104"/>
    <w:rsid w:val="009C536D"/>
    <w:rsid w:val="009C5715"/>
    <w:rsid w:val="009C6268"/>
    <w:rsid w:val="009C6F8A"/>
    <w:rsid w:val="009C7047"/>
    <w:rsid w:val="009C77FE"/>
    <w:rsid w:val="009C7D51"/>
    <w:rsid w:val="009D0488"/>
    <w:rsid w:val="009D0596"/>
    <w:rsid w:val="009D05FA"/>
    <w:rsid w:val="009D06EF"/>
    <w:rsid w:val="009D1063"/>
    <w:rsid w:val="009D202F"/>
    <w:rsid w:val="009D244E"/>
    <w:rsid w:val="009D2F6D"/>
    <w:rsid w:val="009D3FD9"/>
    <w:rsid w:val="009D4A85"/>
    <w:rsid w:val="009D4C0F"/>
    <w:rsid w:val="009D5125"/>
    <w:rsid w:val="009D5572"/>
    <w:rsid w:val="009D5A10"/>
    <w:rsid w:val="009D5D7C"/>
    <w:rsid w:val="009D63A6"/>
    <w:rsid w:val="009D67A5"/>
    <w:rsid w:val="009D6C5B"/>
    <w:rsid w:val="009D750E"/>
    <w:rsid w:val="009D760F"/>
    <w:rsid w:val="009D77E7"/>
    <w:rsid w:val="009D7A1B"/>
    <w:rsid w:val="009E000E"/>
    <w:rsid w:val="009E00D4"/>
    <w:rsid w:val="009E026E"/>
    <w:rsid w:val="009E02F8"/>
    <w:rsid w:val="009E1007"/>
    <w:rsid w:val="009E10DB"/>
    <w:rsid w:val="009E11F0"/>
    <w:rsid w:val="009E15A0"/>
    <w:rsid w:val="009E1A9E"/>
    <w:rsid w:val="009E1FAE"/>
    <w:rsid w:val="009E20BB"/>
    <w:rsid w:val="009E2D65"/>
    <w:rsid w:val="009E2F26"/>
    <w:rsid w:val="009E2FB1"/>
    <w:rsid w:val="009E3125"/>
    <w:rsid w:val="009E324D"/>
    <w:rsid w:val="009E45A5"/>
    <w:rsid w:val="009E46B2"/>
    <w:rsid w:val="009E4807"/>
    <w:rsid w:val="009E489D"/>
    <w:rsid w:val="009E4913"/>
    <w:rsid w:val="009E4B62"/>
    <w:rsid w:val="009E4CF7"/>
    <w:rsid w:val="009E4E0A"/>
    <w:rsid w:val="009E4E6A"/>
    <w:rsid w:val="009E547E"/>
    <w:rsid w:val="009E549C"/>
    <w:rsid w:val="009E5500"/>
    <w:rsid w:val="009E5C09"/>
    <w:rsid w:val="009E5EB0"/>
    <w:rsid w:val="009E5F7C"/>
    <w:rsid w:val="009E6020"/>
    <w:rsid w:val="009E6E95"/>
    <w:rsid w:val="009E7E43"/>
    <w:rsid w:val="009E7ED0"/>
    <w:rsid w:val="009E7F44"/>
    <w:rsid w:val="009F0ED3"/>
    <w:rsid w:val="009F21B3"/>
    <w:rsid w:val="009F2C78"/>
    <w:rsid w:val="009F3081"/>
    <w:rsid w:val="009F3BD4"/>
    <w:rsid w:val="009F3DAC"/>
    <w:rsid w:val="009F415C"/>
    <w:rsid w:val="009F4EA3"/>
    <w:rsid w:val="009F5533"/>
    <w:rsid w:val="009F5DC7"/>
    <w:rsid w:val="009F63CD"/>
    <w:rsid w:val="009F6626"/>
    <w:rsid w:val="009F7058"/>
    <w:rsid w:val="009F71DF"/>
    <w:rsid w:val="009F7857"/>
    <w:rsid w:val="009F789C"/>
    <w:rsid w:val="009F7CC4"/>
    <w:rsid w:val="00A00265"/>
    <w:rsid w:val="00A00BE2"/>
    <w:rsid w:val="00A014C6"/>
    <w:rsid w:val="00A01AE3"/>
    <w:rsid w:val="00A01E7A"/>
    <w:rsid w:val="00A01F7A"/>
    <w:rsid w:val="00A02865"/>
    <w:rsid w:val="00A02E25"/>
    <w:rsid w:val="00A036A5"/>
    <w:rsid w:val="00A03843"/>
    <w:rsid w:val="00A03B96"/>
    <w:rsid w:val="00A04054"/>
    <w:rsid w:val="00A0471C"/>
    <w:rsid w:val="00A0476B"/>
    <w:rsid w:val="00A04779"/>
    <w:rsid w:val="00A04871"/>
    <w:rsid w:val="00A05208"/>
    <w:rsid w:val="00A05238"/>
    <w:rsid w:val="00A06AD2"/>
    <w:rsid w:val="00A06BA7"/>
    <w:rsid w:val="00A0711B"/>
    <w:rsid w:val="00A0732E"/>
    <w:rsid w:val="00A07DA5"/>
    <w:rsid w:val="00A101E1"/>
    <w:rsid w:val="00A10467"/>
    <w:rsid w:val="00A11AE9"/>
    <w:rsid w:val="00A12373"/>
    <w:rsid w:val="00A124AF"/>
    <w:rsid w:val="00A12510"/>
    <w:rsid w:val="00A128FA"/>
    <w:rsid w:val="00A12A7B"/>
    <w:rsid w:val="00A12F14"/>
    <w:rsid w:val="00A133ED"/>
    <w:rsid w:val="00A135CE"/>
    <w:rsid w:val="00A13955"/>
    <w:rsid w:val="00A15526"/>
    <w:rsid w:val="00A15592"/>
    <w:rsid w:val="00A15D66"/>
    <w:rsid w:val="00A1645B"/>
    <w:rsid w:val="00A17387"/>
    <w:rsid w:val="00A2009C"/>
    <w:rsid w:val="00A205D3"/>
    <w:rsid w:val="00A20771"/>
    <w:rsid w:val="00A209D9"/>
    <w:rsid w:val="00A218CE"/>
    <w:rsid w:val="00A21BFE"/>
    <w:rsid w:val="00A2278E"/>
    <w:rsid w:val="00A22B90"/>
    <w:rsid w:val="00A22D2C"/>
    <w:rsid w:val="00A2396A"/>
    <w:rsid w:val="00A239F8"/>
    <w:rsid w:val="00A23BB5"/>
    <w:rsid w:val="00A25036"/>
    <w:rsid w:val="00A25138"/>
    <w:rsid w:val="00A25AD8"/>
    <w:rsid w:val="00A25B27"/>
    <w:rsid w:val="00A26855"/>
    <w:rsid w:val="00A268AC"/>
    <w:rsid w:val="00A26A8B"/>
    <w:rsid w:val="00A26C51"/>
    <w:rsid w:val="00A27195"/>
    <w:rsid w:val="00A272EA"/>
    <w:rsid w:val="00A27366"/>
    <w:rsid w:val="00A27677"/>
    <w:rsid w:val="00A277FC"/>
    <w:rsid w:val="00A279F5"/>
    <w:rsid w:val="00A302F3"/>
    <w:rsid w:val="00A30347"/>
    <w:rsid w:val="00A3037D"/>
    <w:rsid w:val="00A30637"/>
    <w:rsid w:val="00A31A1B"/>
    <w:rsid w:val="00A31DA1"/>
    <w:rsid w:val="00A32CA1"/>
    <w:rsid w:val="00A32D87"/>
    <w:rsid w:val="00A32FCA"/>
    <w:rsid w:val="00A337A5"/>
    <w:rsid w:val="00A33978"/>
    <w:rsid w:val="00A33B40"/>
    <w:rsid w:val="00A34059"/>
    <w:rsid w:val="00A34BD4"/>
    <w:rsid w:val="00A3593D"/>
    <w:rsid w:val="00A369C2"/>
    <w:rsid w:val="00A36A85"/>
    <w:rsid w:val="00A36D9F"/>
    <w:rsid w:val="00A375F6"/>
    <w:rsid w:val="00A37A0B"/>
    <w:rsid w:val="00A37A27"/>
    <w:rsid w:val="00A37A7C"/>
    <w:rsid w:val="00A4066B"/>
    <w:rsid w:val="00A4079D"/>
    <w:rsid w:val="00A40FE6"/>
    <w:rsid w:val="00A41413"/>
    <w:rsid w:val="00A41A65"/>
    <w:rsid w:val="00A41D51"/>
    <w:rsid w:val="00A41E7A"/>
    <w:rsid w:val="00A42331"/>
    <w:rsid w:val="00A42677"/>
    <w:rsid w:val="00A428E8"/>
    <w:rsid w:val="00A42F7B"/>
    <w:rsid w:val="00A43827"/>
    <w:rsid w:val="00A43C81"/>
    <w:rsid w:val="00A43D39"/>
    <w:rsid w:val="00A43EA3"/>
    <w:rsid w:val="00A44635"/>
    <w:rsid w:val="00A447FA"/>
    <w:rsid w:val="00A44AE7"/>
    <w:rsid w:val="00A44C82"/>
    <w:rsid w:val="00A44F2B"/>
    <w:rsid w:val="00A45C22"/>
    <w:rsid w:val="00A45F9A"/>
    <w:rsid w:val="00A46A5E"/>
    <w:rsid w:val="00A46AEB"/>
    <w:rsid w:val="00A46C4E"/>
    <w:rsid w:val="00A472F2"/>
    <w:rsid w:val="00A47516"/>
    <w:rsid w:val="00A47602"/>
    <w:rsid w:val="00A47D6F"/>
    <w:rsid w:val="00A5014D"/>
    <w:rsid w:val="00A50379"/>
    <w:rsid w:val="00A52247"/>
    <w:rsid w:val="00A522A9"/>
    <w:rsid w:val="00A52550"/>
    <w:rsid w:val="00A52A3D"/>
    <w:rsid w:val="00A52EBC"/>
    <w:rsid w:val="00A53075"/>
    <w:rsid w:val="00A53218"/>
    <w:rsid w:val="00A532B8"/>
    <w:rsid w:val="00A537E8"/>
    <w:rsid w:val="00A539D9"/>
    <w:rsid w:val="00A54177"/>
    <w:rsid w:val="00A54223"/>
    <w:rsid w:val="00A543F4"/>
    <w:rsid w:val="00A5467C"/>
    <w:rsid w:val="00A54767"/>
    <w:rsid w:val="00A5481E"/>
    <w:rsid w:val="00A549B5"/>
    <w:rsid w:val="00A54AFA"/>
    <w:rsid w:val="00A54D3C"/>
    <w:rsid w:val="00A550C2"/>
    <w:rsid w:val="00A5521C"/>
    <w:rsid w:val="00A55499"/>
    <w:rsid w:val="00A5551D"/>
    <w:rsid w:val="00A55BF2"/>
    <w:rsid w:val="00A56928"/>
    <w:rsid w:val="00A56FF5"/>
    <w:rsid w:val="00A5761E"/>
    <w:rsid w:val="00A57750"/>
    <w:rsid w:val="00A577CB"/>
    <w:rsid w:val="00A578D6"/>
    <w:rsid w:val="00A5796C"/>
    <w:rsid w:val="00A60389"/>
    <w:rsid w:val="00A6045D"/>
    <w:rsid w:val="00A607F6"/>
    <w:rsid w:val="00A611D1"/>
    <w:rsid w:val="00A619CC"/>
    <w:rsid w:val="00A62441"/>
    <w:rsid w:val="00A6299A"/>
    <w:rsid w:val="00A62A44"/>
    <w:rsid w:val="00A6352E"/>
    <w:rsid w:val="00A6356C"/>
    <w:rsid w:val="00A6357C"/>
    <w:rsid w:val="00A636F6"/>
    <w:rsid w:val="00A63C96"/>
    <w:rsid w:val="00A6408F"/>
    <w:rsid w:val="00A64B18"/>
    <w:rsid w:val="00A64E6E"/>
    <w:rsid w:val="00A65692"/>
    <w:rsid w:val="00A656B5"/>
    <w:rsid w:val="00A65B78"/>
    <w:rsid w:val="00A66479"/>
    <w:rsid w:val="00A66DC8"/>
    <w:rsid w:val="00A67054"/>
    <w:rsid w:val="00A67CD9"/>
    <w:rsid w:val="00A67DBD"/>
    <w:rsid w:val="00A704DA"/>
    <w:rsid w:val="00A70864"/>
    <w:rsid w:val="00A710D1"/>
    <w:rsid w:val="00A71482"/>
    <w:rsid w:val="00A718DE"/>
    <w:rsid w:val="00A7208E"/>
    <w:rsid w:val="00A720FC"/>
    <w:rsid w:val="00A7291B"/>
    <w:rsid w:val="00A72A02"/>
    <w:rsid w:val="00A742CB"/>
    <w:rsid w:val="00A7454B"/>
    <w:rsid w:val="00A74C92"/>
    <w:rsid w:val="00A74ED8"/>
    <w:rsid w:val="00A75F7E"/>
    <w:rsid w:val="00A760EF"/>
    <w:rsid w:val="00A76201"/>
    <w:rsid w:val="00A7647D"/>
    <w:rsid w:val="00A764D2"/>
    <w:rsid w:val="00A76625"/>
    <w:rsid w:val="00A76933"/>
    <w:rsid w:val="00A769A0"/>
    <w:rsid w:val="00A76C7E"/>
    <w:rsid w:val="00A76DA3"/>
    <w:rsid w:val="00A772B7"/>
    <w:rsid w:val="00A77BBC"/>
    <w:rsid w:val="00A77C78"/>
    <w:rsid w:val="00A80601"/>
    <w:rsid w:val="00A8072A"/>
    <w:rsid w:val="00A80B93"/>
    <w:rsid w:val="00A810D5"/>
    <w:rsid w:val="00A8111C"/>
    <w:rsid w:val="00A8148C"/>
    <w:rsid w:val="00A81A52"/>
    <w:rsid w:val="00A81E70"/>
    <w:rsid w:val="00A82736"/>
    <w:rsid w:val="00A8292C"/>
    <w:rsid w:val="00A82E43"/>
    <w:rsid w:val="00A82F51"/>
    <w:rsid w:val="00A84E94"/>
    <w:rsid w:val="00A8546D"/>
    <w:rsid w:val="00A8634E"/>
    <w:rsid w:val="00A86379"/>
    <w:rsid w:val="00A8666A"/>
    <w:rsid w:val="00A868D8"/>
    <w:rsid w:val="00A86D56"/>
    <w:rsid w:val="00A86FC8"/>
    <w:rsid w:val="00A87CE8"/>
    <w:rsid w:val="00A90635"/>
    <w:rsid w:val="00A9069D"/>
    <w:rsid w:val="00A908D6"/>
    <w:rsid w:val="00A90FC9"/>
    <w:rsid w:val="00A91270"/>
    <w:rsid w:val="00A91422"/>
    <w:rsid w:val="00A91A8B"/>
    <w:rsid w:val="00A9242B"/>
    <w:rsid w:val="00A9282B"/>
    <w:rsid w:val="00A92D4A"/>
    <w:rsid w:val="00A930F4"/>
    <w:rsid w:val="00A93550"/>
    <w:rsid w:val="00A93D86"/>
    <w:rsid w:val="00A93EB7"/>
    <w:rsid w:val="00A94209"/>
    <w:rsid w:val="00A943A7"/>
    <w:rsid w:val="00A94D90"/>
    <w:rsid w:val="00A95033"/>
    <w:rsid w:val="00A95214"/>
    <w:rsid w:val="00A952B9"/>
    <w:rsid w:val="00A95372"/>
    <w:rsid w:val="00A953DE"/>
    <w:rsid w:val="00A95447"/>
    <w:rsid w:val="00A955B0"/>
    <w:rsid w:val="00A95DDE"/>
    <w:rsid w:val="00A95DE8"/>
    <w:rsid w:val="00A95FD1"/>
    <w:rsid w:val="00A96162"/>
    <w:rsid w:val="00A965C6"/>
    <w:rsid w:val="00A9703E"/>
    <w:rsid w:val="00A97763"/>
    <w:rsid w:val="00A97D76"/>
    <w:rsid w:val="00AA04CD"/>
    <w:rsid w:val="00AA1B32"/>
    <w:rsid w:val="00AA20C7"/>
    <w:rsid w:val="00AA220C"/>
    <w:rsid w:val="00AA2502"/>
    <w:rsid w:val="00AA2667"/>
    <w:rsid w:val="00AA272D"/>
    <w:rsid w:val="00AA2A3D"/>
    <w:rsid w:val="00AA2E8C"/>
    <w:rsid w:val="00AA3044"/>
    <w:rsid w:val="00AA3377"/>
    <w:rsid w:val="00AA3544"/>
    <w:rsid w:val="00AA395A"/>
    <w:rsid w:val="00AA3E25"/>
    <w:rsid w:val="00AA498F"/>
    <w:rsid w:val="00AA4ACE"/>
    <w:rsid w:val="00AA4F1B"/>
    <w:rsid w:val="00AA524C"/>
    <w:rsid w:val="00AA5E45"/>
    <w:rsid w:val="00AA628E"/>
    <w:rsid w:val="00AA68B8"/>
    <w:rsid w:val="00AA6C7E"/>
    <w:rsid w:val="00AA7589"/>
    <w:rsid w:val="00AA76B1"/>
    <w:rsid w:val="00AA774F"/>
    <w:rsid w:val="00AA7B2E"/>
    <w:rsid w:val="00AA7E86"/>
    <w:rsid w:val="00AB032C"/>
    <w:rsid w:val="00AB03CA"/>
    <w:rsid w:val="00AB0529"/>
    <w:rsid w:val="00AB077E"/>
    <w:rsid w:val="00AB1AC4"/>
    <w:rsid w:val="00AB1BDD"/>
    <w:rsid w:val="00AB2631"/>
    <w:rsid w:val="00AB2F11"/>
    <w:rsid w:val="00AB3040"/>
    <w:rsid w:val="00AB3950"/>
    <w:rsid w:val="00AB4800"/>
    <w:rsid w:val="00AB48F8"/>
    <w:rsid w:val="00AB4C8A"/>
    <w:rsid w:val="00AB52BE"/>
    <w:rsid w:val="00AB52E7"/>
    <w:rsid w:val="00AB608E"/>
    <w:rsid w:val="00AB6C3F"/>
    <w:rsid w:val="00AB7415"/>
    <w:rsid w:val="00AB744C"/>
    <w:rsid w:val="00AB78B0"/>
    <w:rsid w:val="00AB7B84"/>
    <w:rsid w:val="00AB7CA9"/>
    <w:rsid w:val="00AC0A32"/>
    <w:rsid w:val="00AC0D45"/>
    <w:rsid w:val="00AC17DE"/>
    <w:rsid w:val="00AC2AE4"/>
    <w:rsid w:val="00AC2E10"/>
    <w:rsid w:val="00AC2EB2"/>
    <w:rsid w:val="00AC2F8F"/>
    <w:rsid w:val="00AC49C1"/>
    <w:rsid w:val="00AC5392"/>
    <w:rsid w:val="00AC53F3"/>
    <w:rsid w:val="00AC554A"/>
    <w:rsid w:val="00AC5794"/>
    <w:rsid w:val="00AC5AE1"/>
    <w:rsid w:val="00AC5D4F"/>
    <w:rsid w:val="00AC6429"/>
    <w:rsid w:val="00AC669D"/>
    <w:rsid w:val="00AC6778"/>
    <w:rsid w:val="00AC6856"/>
    <w:rsid w:val="00AC68AB"/>
    <w:rsid w:val="00AC7C11"/>
    <w:rsid w:val="00AD0347"/>
    <w:rsid w:val="00AD05EE"/>
    <w:rsid w:val="00AD08B3"/>
    <w:rsid w:val="00AD093C"/>
    <w:rsid w:val="00AD1102"/>
    <w:rsid w:val="00AD12C7"/>
    <w:rsid w:val="00AD1535"/>
    <w:rsid w:val="00AD187C"/>
    <w:rsid w:val="00AD1927"/>
    <w:rsid w:val="00AD1F93"/>
    <w:rsid w:val="00AD2289"/>
    <w:rsid w:val="00AD2646"/>
    <w:rsid w:val="00AD26BA"/>
    <w:rsid w:val="00AD2827"/>
    <w:rsid w:val="00AD28E1"/>
    <w:rsid w:val="00AD2A33"/>
    <w:rsid w:val="00AD2F5A"/>
    <w:rsid w:val="00AD335A"/>
    <w:rsid w:val="00AD3423"/>
    <w:rsid w:val="00AD348E"/>
    <w:rsid w:val="00AD3544"/>
    <w:rsid w:val="00AD37EB"/>
    <w:rsid w:val="00AD3A37"/>
    <w:rsid w:val="00AD574A"/>
    <w:rsid w:val="00AD6147"/>
    <w:rsid w:val="00AD6874"/>
    <w:rsid w:val="00AD6917"/>
    <w:rsid w:val="00AD7252"/>
    <w:rsid w:val="00AD7272"/>
    <w:rsid w:val="00AD72F7"/>
    <w:rsid w:val="00AD7516"/>
    <w:rsid w:val="00AE0458"/>
    <w:rsid w:val="00AE06EF"/>
    <w:rsid w:val="00AE0BA0"/>
    <w:rsid w:val="00AE0BF4"/>
    <w:rsid w:val="00AE1663"/>
    <w:rsid w:val="00AE18AE"/>
    <w:rsid w:val="00AE1D68"/>
    <w:rsid w:val="00AE200A"/>
    <w:rsid w:val="00AE2998"/>
    <w:rsid w:val="00AE29E3"/>
    <w:rsid w:val="00AE2DDC"/>
    <w:rsid w:val="00AE2F95"/>
    <w:rsid w:val="00AE304B"/>
    <w:rsid w:val="00AE3694"/>
    <w:rsid w:val="00AE3AE8"/>
    <w:rsid w:val="00AE3AF1"/>
    <w:rsid w:val="00AE3CC1"/>
    <w:rsid w:val="00AE3EA4"/>
    <w:rsid w:val="00AE44C8"/>
    <w:rsid w:val="00AE4A3D"/>
    <w:rsid w:val="00AE53BF"/>
    <w:rsid w:val="00AE5D32"/>
    <w:rsid w:val="00AE5E40"/>
    <w:rsid w:val="00AE6026"/>
    <w:rsid w:val="00AE620C"/>
    <w:rsid w:val="00AE64D1"/>
    <w:rsid w:val="00AE67A9"/>
    <w:rsid w:val="00AE68DD"/>
    <w:rsid w:val="00AF05F4"/>
    <w:rsid w:val="00AF0833"/>
    <w:rsid w:val="00AF0CF2"/>
    <w:rsid w:val="00AF10F8"/>
    <w:rsid w:val="00AF1959"/>
    <w:rsid w:val="00AF1DC9"/>
    <w:rsid w:val="00AF267A"/>
    <w:rsid w:val="00AF2AB0"/>
    <w:rsid w:val="00AF336C"/>
    <w:rsid w:val="00AF353C"/>
    <w:rsid w:val="00AF4744"/>
    <w:rsid w:val="00AF5BEA"/>
    <w:rsid w:val="00AF6034"/>
    <w:rsid w:val="00AF608C"/>
    <w:rsid w:val="00AF683E"/>
    <w:rsid w:val="00AF6FD8"/>
    <w:rsid w:val="00AF729F"/>
    <w:rsid w:val="00AF7656"/>
    <w:rsid w:val="00AF7AB1"/>
    <w:rsid w:val="00B000AB"/>
    <w:rsid w:val="00B003A5"/>
    <w:rsid w:val="00B00897"/>
    <w:rsid w:val="00B00929"/>
    <w:rsid w:val="00B00D6F"/>
    <w:rsid w:val="00B00FAF"/>
    <w:rsid w:val="00B01567"/>
    <w:rsid w:val="00B01B76"/>
    <w:rsid w:val="00B01BBC"/>
    <w:rsid w:val="00B023A9"/>
    <w:rsid w:val="00B025F7"/>
    <w:rsid w:val="00B02A4D"/>
    <w:rsid w:val="00B02BF9"/>
    <w:rsid w:val="00B03602"/>
    <w:rsid w:val="00B037E6"/>
    <w:rsid w:val="00B039FB"/>
    <w:rsid w:val="00B0426E"/>
    <w:rsid w:val="00B043DF"/>
    <w:rsid w:val="00B046CC"/>
    <w:rsid w:val="00B04EA6"/>
    <w:rsid w:val="00B04EE6"/>
    <w:rsid w:val="00B051D1"/>
    <w:rsid w:val="00B06677"/>
    <w:rsid w:val="00B06795"/>
    <w:rsid w:val="00B06B15"/>
    <w:rsid w:val="00B06B6E"/>
    <w:rsid w:val="00B06C43"/>
    <w:rsid w:val="00B06F68"/>
    <w:rsid w:val="00B07228"/>
    <w:rsid w:val="00B07248"/>
    <w:rsid w:val="00B07507"/>
    <w:rsid w:val="00B07C46"/>
    <w:rsid w:val="00B10420"/>
    <w:rsid w:val="00B1062D"/>
    <w:rsid w:val="00B10B72"/>
    <w:rsid w:val="00B113A7"/>
    <w:rsid w:val="00B11A2C"/>
    <w:rsid w:val="00B125EF"/>
    <w:rsid w:val="00B130A5"/>
    <w:rsid w:val="00B13537"/>
    <w:rsid w:val="00B13B51"/>
    <w:rsid w:val="00B141DE"/>
    <w:rsid w:val="00B14DBF"/>
    <w:rsid w:val="00B152F8"/>
    <w:rsid w:val="00B15AE6"/>
    <w:rsid w:val="00B15B55"/>
    <w:rsid w:val="00B16533"/>
    <w:rsid w:val="00B16A59"/>
    <w:rsid w:val="00B16D0A"/>
    <w:rsid w:val="00B17C71"/>
    <w:rsid w:val="00B20CF1"/>
    <w:rsid w:val="00B211BC"/>
    <w:rsid w:val="00B211C1"/>
    <w:rsid w:val="00B213F7"/>
    <w:rsid w:val="00B214BF"/>
    <w:rsid w:val="00B21EBB"/>
    <w:rsid w:val="00B222E5"/>
    <w:rsid w:val="00B22876"/>
    <w:rsid w:val="00B22902"/>
    <w:rsid w:val="00B22EAD"/>
    <w:rsid w:val="00B23382"/>
    <w:rsid w:val="00B235AF"/>
    <w:rsid w:val="00B23698"/>
    <w:rsid w:val="00B23754"/>
    <w:rsid w:val="00B23C1D"/>
    <w:rsid w:val="00B24173"/>
    <w:rsid w:val="00B244C8"/>
    <w:rsid w:val="00B2511E"/>
    <w:rsid w:val="00B256AA"/>
    <w:rsid w:val="00B25AD9"/>
    <w:rsid w:val="00B25BF1"/>
    <w:rsid w:val="00B260C6"/>
    <w:rsid w:val="00B2654E"/>
    <w:rsid w:val="00B26784"/>
    <w:rsid w:val="00B26E7C"/>
    <w:rsid w:val="00B2753A"/>
    <w:rsid w:val="00B300D1"/>
    <w:rsid w:val="00B3012B"/>
    <w:rsid w:val="00B30133"/>
    <w:rsid w:val="00B30C5C"/>
    <w:rsid w:val="00B3101B"/>
    <w:rsid w:val="00B31579"/>
    <w:rsid w:val="00B317A6"/>
    <w:rsid w:val="00B31B6B"/>
    <w:rsid w:val="00B32AE3"/>
    <w:rsid w:val="00B32EAD"/>
    <w:rsid w:val="00B334E0"/>
    <w:rsid w:val="00B33F7A"/>
    <w:rsid w:val="00B34109"/>
    <w:rsid w:val="00B342ED"/>
    <w:rsid w:val="00B34617"/>
    <w:rsid w:val="00B3471C"/>
    <w:rsid w:val="00B35314"/>
    <w:rsid w:val="00B35AEE"/>
    <w:rsid w:val="00B35C22"/>
    <w:rsid w:val="00B35F2E"/>
    <w:rsid w:val="00B36124"/>
    <w:rsid w:val="00B364C2"/>
    <w:rsid w:val="00B36531"/>
    <w:rsid w:val="00B3657C"/>
    <w:rsid w:val="00B365E7"/>
    <w:rsid w:val="00B36C54"/>
    <w:rsid w:val="00B36F9D"/>
    <w:rsid w:val="00B37210"/>
    <w:rsid w:val="00B37485"/>
    <w:rsid w:val="00B37CC5"/>
    <w:rsid w:val="00B37FAB"/>
    <w:rsid w:val="00B41361"/>
    <w:rsid w:val="00B4163A"/>
    <w:rsid w:val="00B41A5A"/>
    <w:rsid w:val="00B41E49"/>
    <w:rsid w:val="00B41F99"/>
    <w:rsid w:val="00B42563"/>
    <w:rsid w:val="00B431D5"/>
    <w:rsid w:val="00B4334F"/>
    <w:rsid w:val="00B4350B"/>
    <w:rsid w:val="00B43519"/>
    <w:rsid w:val="00B436F3"/>
    <w:rsid w:val="00B43822"/>
    <w:rsid w:val="00B4412E"/>
    <w:rsid w:val="00B45ABF"/>
    <w:rsid w:val="00B4629C"/>
    <w:rsid w:val="00B472D8"/>
    <w:rsid w:val="00B472FC"/>
    <w:rsid w:val="00B47D6F"/>
    <w:rsid w:val="00B47E19"/>
    <w:rsid w:val="00B47F66"/>
    <w:rsid w:val="00B5037F"/>
    <w:rsid w:val="00B51780"/>
    <w:rsid w:val="00B51BF3"/>
    <w:rsid w:val="00B52178"/>
    <w:rsid w:val="00B52495"/>
    <w:rsid w:val="00B52582"/>
    <w:rsid w:val="00B52BE8"/>
    <w:rsid w:val="00B5349F"/>
    <w:rsid w:val="00B53A8D"/>
    <w:rsid w:val="00B5483B"/>
    <w:rsid w:val="00B54A16"/>
    <w:rsid w:val="00B54E54"/>
    <w:rsid w:val="00B55002"/>
    <w:rsid w:val="00B55292"/>
    <w:rsid w:val="00B5584C"/>
    <w:rsid w:val="00B56041"/>
    <w:rsid w:val="00B5720C"/>
    <w:rsid w:val="00B574E8"/>
    <w:rsid w:val="00B57943"/>
    <w:rsid w:val="00B57962"/>
    <w:rsid w:val="00B601B9"/>
    <w:rsid w:val="00B60911"/>
    <w:rsid w:val="00B60A8C"/>
    <w:rsid w:val="00B612D6"/>
    <w:rsid w:val="00B61502"/>
    <w:rsid w:val="00B61A3B"/>
    <w:rsid w:val="00B630BD"/>
    <w:rsid w:val="00B637E4"/>
    <w:rsid w:val="00B639A3"/>
    <w:rsid w:val="00B63D17"/>
    <w:rsid w:val="00B63E58"/>
    <w:rsid w:val="00B64008"/>
    <w:rsid w:val="00B64767"/>
    <w:rsid w:val="00B64B76"/>
    <w:rsid w:val="00B64BBC"/>
    <w:rsid w:val="00B64BDF"/>
    <w:rsid w:val="00B64D9A"/>
    <w:rsid w:val="00B6517E"/>
    <w:rsid w:val="00B65A47"/>
    <w:rsid w:val="00B65A7A"/>
    <w:rsid w:val="00B66225"/>
    <w:rsid w:val="00B66513"/>
    <w:rsid w:val="00B6653A"/>
    <w:rsid w:val="00B66751"/>
    <w:rsid w:val="00B66DBE"/>
    <w:rsid w:val="00B6713E"/>
    <w:rsid w:val="00B67198"/>
    <w:rsid w:val="00B7021D"/>
    <w:rsid w:val="00B7099F"/>
    <w:rsid w:val="00B709A9"/>
    <w:rsid w:val="00B709BC"/>
    <w:rsid w:val="00B70F0E"/>
    <w:rsid w:val="00B71019"/>
    <w:rsid w:val="00B71D41"/>
    <w:rsid w:val="00B71DA1"/>
    <w:rsid w:val="00B725C5"/>
    <w:rsid w:val="00B72672"/>
    <w:rsid w:val="00B726C0"/>
    <w:rsid w:val="00B7278A"/>
    <w:rsid w:val="00B72B09"/>
    <w:rsid w:val="00B72E6B"/>
    <w:rsid w:val="00B732F4"/>
    <w:rsid w:val="00B73512"/>
    <w:rsid w:val="00B737D0"/>
    <w:rsid w:val="00B737D4"/>
    <w:rsid w:val="00B7419B"/>
    <w:rsid w:val="00B7439A"/>
    <w:rsid w:val="00B75107"/>
    <w:rsid w:val="00B7539A"/>
    <w:rsid w:val="00B754C8"/>
    <w:rsid w:val="00B75F08"/>
    <w:rsid w:val="00B75FBF"/>
    <w:rsid w:val="00B77121"/>
    <w:rsid w:val="00B802B7"/>
    <w:rsid w:val="00B80382"/>
    <w:rsid w:val="00B804AA"/>
    <w:rsid w:val="00B81300"/>
    <w:rsid w:val="00B81B80"/>
    <w:rsid w:val="00B81EDB"/>
    <w:rsid w:val="00B82301"/>
    <w:rsid w:val="00B82444"/>
    <w:rsid w:val="00B82F7C"/>
    <w:rsid w:val="00B8375D"/>
    <w:rsid w:val="00B83A75"/>
    <w:rsid w:val="00B83DBF"/>
    <w:rsid w:val="00B840CC"/>
    <w:rsid w:val="00B84D61"/>
    <w:rsid w:val="00B84D86"/>
    <w:rsid w:val="00B85F83"/>
    <w:rsid w:val="00B862DA"/>
    <w:rsid w:val="00B86636"/>
    <w:rsid w:val="00B878F1"/>
    <w:rsid w:val="00B901AF"/>
    <w:rsid w:val="00B9034D"/>
    <w:rsid w:val="00B9069B"/>
    <w:rsid w:val="00B9076F"/>
    <w:rsid w:val="00B90791"/>
    <w:rsid w:val="00B90B0D"/>
    <w:rsid w:val="00B90C24"/>
    <w:rsid w:val="00B91227"/>
    <w:rsid w:val="00B914B2"/>
    <w:rsid w:val="00B916AB"/>
    <w:rsid w:val="00B9190B"/>
    <w:rsid w:val="00B92B1B"/>
    <w:rsid w:val="00B930F3"/>
    <w:rsid w:val="00B933FD"/>
    <w:rsid w:val="00B93474"/>
    <w:rsid w:val="00B93544"/>
    <w:rsid w:val="00B93664"/>
    <w:rsid w:val="00B93DEC"/>
    <w:rsid w:val="00B95417"/>
    <w:rsid w:val="00B954B4"/>
    <w:rsid w:val="00B9574E"/>
    <w:rsid w:val="00B9590B"/>
    <w:rsid w:val="00B96293"/>
    <w:rsid w:val="00B963D3"/>
    <w:rsid w:val="00B967DC"/>
    <w:rsid w:val="00BA025C"/>
    <w:rsid w:val="00BA066E"/>
    <w:rsid w:val="00BA0D95"/>
    <w:rsid w:val="00BA0FE6"/>
    <w:rsid w:val="00BA104A"/>
    <w:rsid w:val="00BA12BB"/>
    <w:rsid w:val="00BA189A"/>
    <w:rsid w:val="00BA1C61"/>
    <w:rsid w:val="00BA26A2"/>
    <w:rsid w:val="00BA2BC6"/>
    <w:rsid w:val="00BA4A97"/>
    <w:rsid w:val="00BA4F53"/>
    <w:rsid w:val="00BA5586"/>
    <w:rsid w:val="00BA62FC"/>
    <w:rsid w:val="00BA699B"/>
    <w:rsid w:val="00BA69ED"/>
    <w:rsid w:val="00BA6A03"/>
    <w:rsid w:val="00BA6C36"/>
    <w:rsid w:val="00BA72F8"/>
    <w:rsid w:val="00BA734A"/>
    <w:rsid w:val="00BA752B"/>
    <w:rsid w:val="00BA7F9C"/>
    <w:rsid w:val="00BB003E"/>
    <w:rsid w:val="00BB014F"/>
    <w:rsid w:val="00BB047F"/>
    <w:rsid w:val="00BB06E3"/>
    <w:rsid w:val="00BB07F3"/>
    <w:rsid w:val="00BB0A65"/>
    <w:rsid w:val="00BB0EBA"/>
    <w:rsid w:val="00BB0EDF"/>
    <w:rsid w:val="00BB105F"/>
    <w:rsid w:val="00BB1391"/>
    <w:rsid w:val="00BB1455"/>
    <w:rsid w:val="00BB169C"/>
    <w:rsid w:val="00BB1A17"/>
    <w:rsid w:val="00BB1EC5"/>
    <w:rsid w:val="00BB2893"/>
    <w:rsid w:val="00BB2B52"/>
    <w:rsid w:val="00BB2CB2"/>
    <w:rsid w:val="00BB3074"/>
    <w:rsid w:val="00BB34AF"/>
    <w:rsid w:val="00BB34FC"/>
    <w:rsid w:val="00BB395B"/>
    <w:rsid w:val="00BB3D91"/>
    <w:rsid w:val="00BB4087"/>
    <w:rsid w:val="00BB4726"/>
    <w:rsid w:val="00BB56CE"/>
    <w:rsid w:val="00BB5784"/>
    <w:rsid w:val="00BB600F"/>
    <w:rsid w:val="00BB6598"/>
    <w:rsid w:val="00BB7366"/>
    <w:rsid w:val="00BB7547"/>
    <w:rsid w:val="00BB7D67"/>
    <w:rsid w:val="00BB7FBB"/>
    <w:rsid w:val="00BC0B2B"/>
    <w:rsid w:val="00BC0E71"/>
    <w:rsid w:val="00BC13E1"/>
    <w:rsid w:val="00BC15DC"/>
    <w:rsid w:val="00BC1948"/>
    <w:rsid w:val="00BC19B1"/>
    <w:rsid w:val="00BC1CD5"/>
    <w:rsid w:val="00BC2877"/>
    <w:rsid w:val="00BC35E0"/>
    <w:rsid w:val="00BC411E"/>
    <w:rsid w:val="00BC422B"/>
    <w:rsid w:val="00BC4303"/>
    <w:rsid w:val="00BC50FE"/>
    <w:rsid w:val="00BC5344"/>
    <w:rsid w:val="00BC54CF"/>
    <w:rsid w:val="00BC59A3"/>
    <w:rsid w:val="00BC5B76"/>
    <w:rsid w:val="00BC6318"/>
    <w:rsid w:val="00BC63E5"/>
    <w:rsid w:val="00BC663C"/>
    <w:rsid w:val="00BC6E6F"/>
    <w:rsid w:val="00BC7544"/>
    <w:rsid w:val="00BC75FE"/>
    <w:rsid w:val="00BC7637"/>
    <w:rsid w:val="00BC7C3C"/>
    <w:rsid w:val="00BC7EC8"/>
    <w:rsid w:val="00BC7FC4"/>
    <w:rsid w:val="00BD0364"/>
    <w:rsid w:val="00BD038D"/>
    <w:rsid w:val="00BD065C"/>
    <w:rsid w:val="00BD06CD"/>
    <w:rsid w:val="00BD07EE"/>
    <w:rsid w:val="00BD0FFD"/>
    <w:rsid w:val="00BD1033"/>
    <w:rsid w:val="00BD12B2"/>
    <w:rsid w:val="00BD1DA4"/>
    <w:rsid w:val="00BD2227"/>
    <w:rsid w:val="00BD2364"/>
    <w:rsid w:val="00BD2FE2"/>
    <w:rsid w:val="00BD349A"/>
    <w:rsid w:val="00BD3738"/>
    <w:rsid w:val="00BD3D5C"/>
    <w:rsid w:val="00BD3D81"/>
    <w:rsid w:val="00BD3DA6"/>
    <w:rsid w:val="00BD3F26"/>
    <w:rsid w:val="00BD4B09"/>
    <w:rsid w:val="00BD4FBF"/>
    <w:rsid w:val="00BD5033"/>
    <w:rsid w:val="00BD52EF"/>
    <w:rsid w:val="00BD55CE"/>
    <w:rsid w:val="00BD56F9"/>
    <w:rsid w:val="00BD6847"/>
    <w:rsid w:val="00BD6D96"/>
    <w:rsid w:val="00BD77D8"/>
    <w:rsid w:val="00BD7FD3"/>
    <w:rsid w:val="00BE0097"/>
    <w:rsid w:val="00BE08A5"/>
    <w:rsid w:val="00BE0B10"/>
    <w:rsid w:val="00BE122B"/>
    <w:rsid w:val="00BE1296"/>
    <w:rsid w:val="00BE1EDB"/>
    <w:rsid w:val="00BE2396"/>
    <w:rsid w:val="00BE23E1"/>
    <w:rsid w:val="00BE2FA4"/>
    <w:rsid w:val="00BE36AD"/>
    <w:rsid w:val="00BE3C78"/>
    <w:rsid w:val="00BE3E99"/>
    <w:rsid w:val="00BE46E4"/>
    <w:rsid w:val="00BE4C82"/>
    <w:rsid w:val="00BE4C8F"/>
    <w:rsid w:val="00BE546A"/>
    <w:rsid w:val="00BE5D31"/>
    <w:rsid w:val="00BE6029"/>
    <w:rsid w:val="00BE6BA0"/>
    <w:rsid w:val="00BE722F"/>
    <w:rsid w:val="00BE74AD"/>
    <w:rsid w:val="00BE7ADC"/>
    <w:rsid w:val="00BE7C01"/>
    <w:rsid w:val="00BE7D21"/>
    <w:rsid w:val="00BE7EF9"/>
    <w:rsid w:val="00BF0369"/>
    <w:rsid w:val="00BF0403"/>
    <w:rsid w:val="00BF0AB9"/>
    <w:rsid w:val="00BF0B21"/>
    <w:rsid w:val="00BF0CAD"/>
    <w:rsid w:val="00BF11D6"/>
    <w:rsid w:val="00BF1B24"/>
    <w:rsid w:val="00BF1EA3"/>
    <w:rsid w:val="00BF2056"/>
    <w:rsid w:val="00BF24EB"/>
    <w:rsid w:val="00BF257A"/>
    <w:rsid w:val="00BF2651"/>
    <w:rsid w:val="00BF2BCF"/>
    <w:rsid w:val="00BF2F14"/>
    <w:rsid w:val="00BF2F84"/>
    <w:rsid w:val="00BF35C3"/>
    <w:rsid w:val="00BF3707"/>
    <w:rsid w:val="00BF390D"/>
    <w:rsid w:val="00BF5CA5"/>
    <w:rsid w:val="00BF5DE3"/>
    <w:rsid w:val="00BF5E9C"/>
    <w:rsid w:val="00BF6596"/>
    <w:rsid w:val="00BF6C80"/>
    <w:rsid w:val="00BF7C73"/>
    <w:rsid w:val="00C00248"/>
    <w:rsid w:val="00C0054E"/>
    <w:rsid w:val="00C005A2"/>
    <w:rsid w:val="00C00876"/>
    <w:rsid w:val="00C00EC9"/>
    <w:rsid w:val="00C01C3F"/>
    <w:rsid w:val="00C02447"/>
    <w:rsid w:val="00C02669"/>
    <w:rsid w:val="00C0319C"/>
    <w:rsid w:val="00C03EAF"/>
    <w:rsid w:val="00C03EB7"/>
    <w:rsid w:val="00C04034"/>
    <w:rsid w:val="00C042C0"/>
    <w:rsid w:val="00C04705"/>
    <w:rsid w:val="00C057DF"/>
    <w:rsid w:val="00C05E83"/>
    <w:rsid w:val="00C077F7"/>
    <w:rsid w:val="00C07A8B"/>
    <w:rsid w:val="00C07F21"/>
    <w:rsid w:val="00C07FCC"/>
    <w:rsid w:val="00C10162"/>
    <w:rsid w:val="00C10255"/>
    <w:rsid w:val="00C102DC"/>
    <w:rsid w:val="00C108D3"/>
    <w:rsid w:val="00C11C6A"/>
    <w:rsid w:val="00C1218B"/>
    <w:rsid w:val="00C12751"/>
    <w:rsid w:val="00C12DD9"/>
    <w:rsid w:val="00C1315D"/>
    <w:rsid w:val="00C13B3A"/>
    <w:rsid w:val="00C13C45"/>
    <w:rsid w:val="00C142A9"/>
    <w:rsid w:val="00C14C5B"/>
    <w:rsid w:val="00C150F7"/>
    <w:rsid w:val="00C15786"/>
    <w:rsid w:val="00C15D9E"/>
    <w:rsid w:val="00C15F3A"/>
    <w:rsid w:val="00C169AC"/>
    <w:rsid w:val="00C176D8"/>
    <w:rsid w:val="00C205AE"/>
    <w:rsid w:val="00C20864"/>
    <w:rsid w:val="00C20F09"/>
    <w:rsid w:val="00C21B25"/>
    <w:rsid w:val="00C2300B"/>
    <w:rsid w:val="00C25301"/>
    <w:rsid w:val="00C2582F"/>
    <w:rsid w:val="00C25BC2"/>
    <w:rsid w:val="00C25E47"/>
    <w:rsid w:val="00C25F87"/>
    <w:rsid w:val="00C27B7E"/>
    <w:rsid w:val="00C27C9E"/>
    <w:rsid w:val="00C27F38"/>
    <w:rsid w:val="00C30A87"/>
    <w:rsid w:val="00C30C94"/>
    <w:rsid w:val="00C31302"/>
    <w:rsid w:val="00C313C2"/>
    <w:rsid w:val="00C31C56"/>
    <w:rsid w:val="00C325B5"/>
    <w:rsid w:val="00C328DA"/>
    <w:rsid w:val="00C32D57"/>
    <w:rsid w:val="00C334D8"/>
    <w:rsid w:val="00C33E34"/>
    <w:rsid w:val="00C33ECE"/>
    <w:rsid w:val="00C34C9E"/>
    <w:rsid w:val="00C34D6B"/>
    <w:rsid w:val="00C35E1A"/>
    <w:rsid w:val="00C36918"/>
    <w:rsid w:val="00C36988"/>
    <w:rsid w:val="00C3705E"/>
    <w:rsid w:val="00C37537"/>
    <w:rsid w:val="00C375DF"/>
    <w:rsid w:val="00C37694"/>
    <w:rsid w:val="00C40205"/>
    <w:rsid w:val="00C40428"/>
    <w:rsid w:val="00C40EC6"/>
    <w:rsid w:val="00C41406"/>
    <w:rsid w:val="00C4155E"/>
    <w:rsid w:val="00C41660"/>
    <w:rsid w:val="00C420EA"/>
    <w:rsid w:val="00C4228F"/>
    <w:rsid w:val="00C43ABA"/>
    <w:rsid w:val="00C4404E"/>
    <w:rsid w:val="00C44B45"/>
    <w:rsid w:val="00C44C3E"/>
    <w:rsid w:val="00C45266"/>
    <w:rsid w:val="00C4573C"/>
    <w:rsid w:val="00C45E97"/>
    <w:rsid w:val="00C461C6"/>
    <w:rsid w:val="00C46EF8"/>
    <w:rsid w:val="00C4707D"/>
    <w:rsid w:val="00C476E5"/>
    <w:rsid w:val="00C478DD"/>
    <w:rsid w:val="00C47953"/>
    <w:rsid w:val="00C47B48"/>
    <w:rsid w:val="00C502CA"/>
    <w:rsid w:val="00C502F6"/>
    <w:rsid w:val="00C514E2"/>
    <w:rsid w:val="00C52676"/>
    <w:rsid w:val="00C526A0"/>
    <w:rsid w:val="00C531D4"/>
    <w:rsid w:val="00C5336E"/>
    <w:rsid w:val="00C535A2"/>
    <w:rsid w:val="00C53620"/>
    <w:rsid w:val="00C537E0"/>
    <w:rsid w:val="00C53DD9"/>
    <w:rsid w:val="00C54B97"/>
    <w:rsid w:val="00C55824"/>
    <w:rsid w:val="00C55867"/>
    <w:rsid w:val="00C55B9B"/>
    <w:rsid w:val="00C55C13"/>
    <w:rsid w:val="00C560D3"/>
    <w:rsid w:val="00C569D5"/>
    <w:rsid w:val="00C56FA9"/>
    <w:rsid w:val="00C5719D"/>
    <w:rsid w:val="00C57550"/>
    <w:rsid w:val="00C57B66"/>
    <w:rsid w:val="00C57D5A"/>
    <w:rsid w:val="00C57E31"/>
    <w:rsid w:val="00C60739"/>
    <w:rsid w:val="00C60B57"/>
    <w:rsid w:val="00C60E2B"/>
    <w:rsid w:val="00C60FFF"/>
    <w:rsid w:val="00C61854"/>
    <w:rsid w:val="00C6213B"/>
    <w:rsid w:val="00C64648"/>
    <w:rsid w:val="00C64C57"/>
    <w:rsid w:val="00C64FED"/>
    <w:rsid w:val="00C653B0"/>
    <w:rsid w:val="00C6545E"/>
    <w:rsid w:val="00C65906"/>
    <w:rsid w:val="00C65E4F"/>
    <w:rsid w:val="00C6602E"/>
    <w:rsid w:val="00C6670A"/>
    <w:rsid w:val="00C668AA"/>
    <w:rsid w:val="00C66F5E"/>
    <w:rsid w:val="00C67231"/>
    <w:rsid w:val="00C67754"/>
    <w:rsid w:val="00C6792E"/>
    <w:rsid w:val="00C67A21"/>
    <w:rsid w:val="00C702F8"/>
    <w:rsid w:val="00C7089D"/>
    <w:rsid w:val="00C70A78"/>
    <w:rsid w:val="00C714BC"/>
    <w:rsid w:val="00C71574"/>
    <w:rsid w:val="00C71625"/>
    <w:rsid w:val="00C71847"/>
    <w:rsid w:val="00C72063"/>
    <w:rsid w:val="00C720EF"/>
    <w:rsid w:val="00C723E0"/>
    <w:rsid w:val="00C7333D"/>
    <w:rsid w:val="00C736B6"/>
    <w:rsid w:val="00C744F8"/>
    <w:rsid w:val="00C74AE8"/>
    <w:rsid w:val="00C74F94"/>
    <w:rsid w:val="00C766B2"/>
    <w:rsid w:val="00C76BA5"/>
    <w:rsid w:val="00C77153"/>
    <w:rsid w:val="00C772B5"/>
    <w:rsid w:val="00C7776A"/>
    <w:rsid w:val="00C8003B"/>
    <w:rsid w:val="00C8005C"/>
    <w:rsid w:val="00C800CE"/>
    <w:rsid w:val="00C80316"/>
    <w:rsid w:val="00C809E4"/>
    <w:rsid w:val="00C80BF9"/>
    <w:rsid w:val="00C80CD1"/>
    <w:rsid w:val="00C80E32"/>
    <w:rsid w:val="00C81210"/>
    <w:rsid w:val="00C818DE"/>
    <w:rsid w:val="00C81DD2"/>
    <w:rsid w:val="00C8261A"/>
    <w:rsid w:val="00C828F2"/>
    <w:rsid w:val="00C83052"/>
    <w:rsid w:val="00C8398D"/>
    <w:rsid w:val="00C83AC7"/>
    <w:rsid w:val="00C8459A"/>
    <w:rsid w:val="00C84A61"/>
    <w:rsid w:val="00C85631"/>
    <w:rsid w:val="00C85B94"/>
    <w:rsid w:val="00C86097"/>
    <w:rsid w:val="00C86847"/>
    <w:rsid w:val="00C86CF0"/>
    <w:rsid w:val="00C86D69"/>
    <w:rsid w:val="00C870C0"/>
    <w:rsid w:val="00C87165"/>
    <w:rsid w:val="00C87371"/>
    <w:rsid w:val="00C874C4"/>
    <w:rsid w:val="00C87ADA"/>
    <w:rsid w:val="00C87AF3"/>
    <w:rsid w:val="00C87F16"/>
    <w:rsid w:val="00C87F4C"/>
    <w:rsid w:val="00C90013"/>
    <w:rsid w:val="00C90222"/>
    <w:rsid w:val="00C91298"/>
    <w:rsid w:val="00C919D1"/>
    <w:rsid w:val="00C91AD4"/>
    <w:rsid w:val="00C91B53"/>
    <w:rsid w:val="00C920C2"/>
    <w:rsid w:val="00C92F49"/>
    <w:rsid w:val="00C930B8"/>
    <w:rsid w:val="00C935F2"/>
    <w:rsid w:val="00C9383A"/>
    <w:rsid w:val="00C93F6C"/>
    <w:rsid w:val="00C942AA"/>
    <w:rsid w:val="00C943C4"/>
    <w:rsid w:val="00C95A54"/>
    <w:rsid w:val="00C95ADC"/>
    <w:rsid w:val="00C95B74"/>
    <w:rsid w:val="00C95C58"/>
    <w:rsid w:val="00C9605F"/>
    <w:rsid w:val="00C9658A"/>
    <w:rsid w:val="00C96E16"/>
    <w:rsid w:val="00C97131"/>
    <w:rsid w:val="00C975D6"/>
    <w:rsid w:val="00C975E8"/>
    <w:rsid w:val="00CA046F"/>
    <w:rsid w:val="00CA09DA"/>
    <w:rsid w:val="00CA188D"/>
    <w:rsid w:val="00CA1AE6"/>
    <w:rsid w:val="00CA23B6"/>
    <w:rsid w:val="00CA24C4"/>
    <w:rsid w:val="00CA26C2"/>
    <w:rsid w:val="00CA2CA6"/>
    <w:rsid w:val="00CA2F1A"/>
    <w:rsid w:val="00CA2F68"/>
    <w:rsid w:val="00CA322A"/>
    <w:rsid w:val="00CA32AE"/>
    <w:rsid w:val="00CA38EF"/>
    <w:rsid w:val="00CA3A6D"/>
    <w:rsid w:val="00CA4243"/>
    <w:rsid w:val="00CA468C"/>
    <w:rsid w:val="00CA5749"/>
    <w:rsid w:val="00CA5DFA"/>
    <w:rsid w:val="00CA5FA6"/>
    <w:rsid w:val="00CA60EA"/>
    <w:rsid w:val="00CA62E8"/>
    <w:rsid w:val="00CA677A"/>
    <w:rsid w:val="00CA7110"/>
    <w:rsid w:val="00CA7A1A"/>
    <w:rsid w:val="00CA7A74"/>
    <w:rsid w:val="00CA7E74"/>
    <w:rsid w:val="00CA7FC1"/>
    <w:rsid w:val="00CB0507"/>
    <w:rsid w:val="00CB0670"/>
    <w:rsid w:val="00CB0877"/>
    <w:rsid w:val="00CB121B"/>
    <w:rsid w:val="00CB1585"/>
    <w:rsid w:val="00CB1685"/>
    <w:rsid w:val="00CB1818"/>
    <w:rsid w:val="00CB1990"/>
    <w:rsid w:val="00CB1A9B"/>
    <w:rsid w:val="00CB1B0F"/>
    <w:rsid w:val="00CB22B7"/>
    <w:rsid w:val="00CB23B4"/>
    <w:rsid w:val="00CB249B"/>
    <w:rsid w:val="00CB2DC0"/>
    <w:rsid w:val="00CB2EBD"/>
    <w:rsid w:val="00CB385E"/>
    <w:rsid w:val="00CB3D55"/>
    <w:rsid w:val="00CB3E58"/>
    <w:rsid w:val="00CB446A"/>
    <w:rsid w:val="00CB45E9"/>
    <w:rsid w:val="00CB4769"/>
    <w:rsid w:val="00CB4D19"/>
    <w:rsid w:val="00CB571A"/>
    <w:rsid w:val="00CB60AB"/>
    <w:rsid w:val="00CB6B02"/>
    <w:rsid w:val="00CB766B"/>
    <w:rsid w:val="00CC0A3F"/>
    <w:rsid w:val="00CC0EEB"/>
    <w:rsid w:val="00CC187F"/>
    <w:rsid w:val="00CC1A3A"/>
    <w:rsid w:val="00CC1B46"/>
    <w:rsid w:val="00CC2757"/>
    <w:rsid w:val="00CC2857"/>
    <w:rsid w:val="00CC33B9"/>
    <w:rsid w:val="00CC36BE"/>
    <w:rsid w:val="00CC41D7"/>
    <w:rsid w:val="00CC4521"/>
    <w:rsid w:val="00CC5028"/>
    <w:rsid w:val="00CC53A3"/>
    <w:rsid w:val="00CC543B"/>
    <w:rsid w:val="00CC55F2"/>
    <w:rsid w:val="00CC5CAD"/>
    <w:rsid w:val="00CC7346"/>
    <w:rsid w:val="00CD0273"/>
    <w:rsid w:val="00CD028D"/>
    <w:rsid w:val="00CD04BF"/>
    <w:rsid w:val="00CD0B2F"/>
    <w:rsid w:val="00CD0EB3"/>
    <w:rsid w:val="00CD15C5"/>
    <w:rsid w:val="00CD1AA5"/>
    <w:rsid w:val="00CD1CFD"/>
    <w:rsid w:val="00CD24B8"/>
    <w:rsid w:val="00CD2B45"/>
    <w:rsid w:val="00CD34E0"/>
    <w:rsid w:val="00CD380E"/>
    <w:rsid w:val="00CD3921"/>
    <w:rsid w:val="00CD3DF6"/>
    <w:rsid w:val="00CD44A0"/>
    <w:rsid w:val="00CD481C"/>
    <w:rsid w:val="00CD4AE5"/>
    <w:rsid w:val="00CD4FE1"/>
    <w:rsid w:val="00CD54D8"/>
    <w:rsid w:val="00CD5753"/>
    <w:rsid w:val="00CD592F"/>
    <w:rsid w:val="00CD6252"/>
    <w:rsid w:val="00CD67D4"/>
    <w:rsid w:val="00CD6801"/>
    <w:rsid w:val="00CD7726"/>
    <w:rsid w:val="00CD78ED"/>
    <w:rsid w:val="00CD7DA7"/>
    <w:rsid w:val="00CE005F"/>
    <w:rsid w:val="00CE060A"/>
    <w:rsid w:val="00CE0B64"/>
    <w:rsid w:val="00CE1148"/>
    <w:rsid w:val="00CE14F9"/>
    <w:rsid w:val="00CE25CE"/>
    <w:rsid w:val="00CE29F8"/>
    <w:rsid w:val="00CE2DF0"/>
    <w:rsid w:val="00CE3D2E"/>
    <w:rsid w:val="00CE407D"/>
    <w:rsid w:val="00CE4726"/>
    <w:rsid w:val="00CE4AF2"/>
    <w:rsid w:val="00CE4EBB"/>
    <w:rsid w:val="00CE5D49"/>
    <w:rsid w:val="00CE7703"/>
    <w:rsid w:val="00CE7757"/>
    <w:rsid w:val="00CE7843"/>
    <w:rsid w:val="00CE7EDD"/>
    <w:rsid w:val="00CF11FF"/>
    <w:rsid w:val="00CF20F7"/>
    <w:rsid w:val="00CF2643"/>
    <w:rsid w:val="00CF2C5E"/>
    <w:rsid w:val="00CF3040"/>
    <w:rsid w:val="00CF387D"/>
    <w:rsid w:val="00CF3993"/>
    <w:rsid w:val="00CF3C07"/>
    <w:rsid w:val="00CF3DB3"/>
    <w:rsid w:val="00CF44F0"/>
    <w:rsid w:val="00CF488E"/>
    <w:rsid w:val="00CF54F5"/>
    <w:rsid w:val="00CF559B"/>
    <w:rsid w:val="00CF56CB"/>
    <w:rsid w:val="00CF591C"/>
    <w:rsid w:val="00CF5B90"/>
    <w:rsid w:val="00CF5BC9"/>
    <w:rsid w:val="00CF5EEE"/>
    <w:rsid w:val="00CF60A6"/>
    <w:rsid w:val="00CF66E1"/>
    <w:rsid w:val="00CF6B15"/>
    <w:rsid w:val="00CF6CFA"/>
    <w:rsid w:val="00CF6EA1"/>
    <w:rsid w:val="00CF7151"/>
    <w:rsid w:val="00CF7504"/>
    <w:rsid w:val="00CF7564"/>
    <w:rsid w:val="00CF7981"/>
    <w:rsid w:val="00CF7FC7"/>
    <w:rsid w:val="00D003C4"/>
    <w:rsid w:val="00D00495"/>
    <w:rsid w:val="00D00616"/>
    <w:rsid w:val="00D0082F"/>
    <w:rsid w:val="00D00955"/>
    <w:rsid w:val="00D00EBA"/>
    <w:rsid w:val="00D010E2"/>
    <w:rsid w:val="00D012D5"/>
    <w:rsid w:val="00D01410"/>
    <w:rsid w:val="00D015F7"/>
    <w:rsid w:val="00D0184A"/>
    <w:rsid w:val="00D020AD"/>
    <w:rsid w:val="00D02755"/>
    <w:rsid w:val="00D028B2"/>
    <w:rsid w:val="00D02FAC"/>
    <w:rsid w:val="00D03074"/>
    <w:rsid w:val="00D030D5"/>
    <w:rsid w:val="00D03346"/>
    <w:rsid w:val="00D034FD"/>
    <w:rsid w:val="00D03C38"/>
    <w:rsid w:val="00D04391"/>
    <w:rsid w:val="00D04749"/>
    <w:rsid w:val="00D0543D"/>
    <w:rsid w:val="00D0579B"/>
    <w:rsid w:val="00D0636D"/>
    <w:rsid w:val="00D067B1"/>
    <w:rsid w:val="00D06FED"/>
    <w:rsid w:val="00D07364"/>
    <w:rsid w:val="00D07AD4"/>
    <w:rsid w:val="00D07BFC"/>
    <w:rsid w:val="00D07EC5"/>
    <w:rsid w:val="00D102B3"/>
    <w:rsid w:val="00D10DC9"/>
    <w:rsid w:val="00D10EB0"/>
    <w:rsid w:val="00D11752"/>
    <w:rsid w:val="00D11C0C"/>
    <w:rsid w:val="00D11E3C"/>
    <w:rsid w:val="00D12281"/>
    <w:rsid w:val="00D12457"/>
    <w:rsid w:val="00D12869"/>
    <w:rsid w:val="00D12DDA"/>
    <w:rsid w:val="00D12F15"/>
    <w:rsid w:val="00D13058"/>
    <w:rsid w:val="00D13094"/>
    <w:rsid w:val="00D133F2"/>
    <w:rsid w:val="00D13E75"/>
    <w:rsid w:val="00D13E9B"/>
    <w:rsid w:val="00D13F7E"/>
    <w:rsid w:val="00D142AC"/>
    <w:rsid w:val="00D143A5"/>
    <w:rsid w:val="00D14A6D"/>
    <w:rsid w:val="00D14AAE"/>
    <w:rsid w:val="00D14F2F"/>
    <w:rsid w:val="00D15172"/>
    <w:rsid w:val="00D1605B"/>
    <w:rsid w:val="00D16976"/>
    <w:rsid w:val="00D16A13"/>
    <w:rsid w:val="00D17A3F"/>
    <w:rsid w:val="00D17C75"/>
    <w:rsid w:val="00D205B8"/>
    <w:rsid w:val="00D20CE2"/>
    <w:rsid w:val="00D217E4"/>
    <w:rsid w:val="00D21DFC"/>
    <w:rsid w:val="00D22176"/>
    <w:rsid w:val="00D22A18"/>
    <w:rsid w:val="00D22FFE"/>
    <w:rsid w:val="00D23449"/>
    <w:rsid w:val="00D23480"/>
    <w:rsid w:val="00D23942"/>
    <w:rsid w:val="00D23B9F"/>
    <w:rsid w:val="00D23D09"/>
    <w:rsid w:val="00D24F4D"/>
    <w:rsid w:val="00D251D0"/>
    <w:rsid w:val="00D2527A"/>
    <w:rsid w:val="00D252F5"/>
    <w:rsid w:val="00D257FE"/>
    <w:rsid w:val="00D2588D"/>
    <w:rsid w:val="00D25FB5"/>
    <w:rsid w:val="00D26296"/>
    <w:rsid w:val="00D266F5"/>
    <w:rsid w:val="00D269A6"/>
    <w:rsid w:val="00D2708D"/>
    <w:rsid w:val="00D271FE"/>
    <w:rsid w:val="00D272D5"/>
    <w:rsid w:val="00D27707"/>
    <w:rsid w:val="00D278B8"/>
    <w:rsid w:val="00D27DDE"/>
    <w:rsid w:val="00D3010C"/>
    <w:rsid w:val="00D303F5"/>
    <w:rsid w:val="00D304FE"/>
    <w:rsid w:val="00D30538"/>
    <w:rsid w:val="00D30913"/>
    <w:rsid w:val="00D30E6E"/>
    <w:rsid w:val="00D314F5"/>
    <w:rsid w:val="00D31C07"/>
    <w:rsid w:val="00D320CE"/>
    <w:rsid w:val="00D322A1"/>
    <w:rsid w:val="00D3277D"/>
    <w:rsid w:val="00D32F26"/>
    <w:rsid w:val="00D332AC"/>
    <w:rsid w:val="00D333A3"/>
    <w:rsid w:val="00D334AF"/>
    <w:rsid w:val="00D33B20"/>
    <w:rsid w:val="00D33BCD"/>
    <w:rsid w:val="00D34136"/>
    <w:rsid w:val="00D35079"/>
    <w:rsid w:val="00D353DF"/>
    <w:rsid w:val="00D36569"/>
    <w:rsid w:val="00D37213"/>
    <w:rsid w:val="00D4021E"/>
    <w:rsid w:val="00D40342"/>
    <w:rsid w:val="00D403E4"/>
    <w:rsid w:val="00D40948"/>
    <w:rsid w:val="00D40D76"/>
    <w:rsid w:val="00D417C7"/>
    <w:rsid w:val="00D42624"/>
    <w:rsid w:val="00D42824"/>
    <w:rsid w:val="00D42885"/>
    <w:rsid w:val="00D42A01"/>
    <w:rsid w:val="00D4363B"/>
    <w:rsid w:val="00D436A7"/>
    <w:rsid w:val="00D44035"/>
    <w:rsid w:val="00D44BF6"/>
    <w:rsid w:val="00D44E64"/>
    <w:rsid w:val="00D45A39"/>
    <w:rsid w:val="00D45CAE"/>
    <w:rsid w:val="00D45D7E"/>
    <w:rsid w:val="00D46186"/>
    <w:rsid w:val="00D46316"/>
    <w:rsid w:val="00D463C2"/>
    <w:rsid w:val="00D46FFC"/>
    <w:rsid w:val="00D47031"/>
    <w:rsid w:val="00D470E6"/>
    <w:rsid w:val="00D47121"/>
    <w:rsid w:val="00D47F66"/>
    <w:rsid w:val="00D50A33"/>
    <w:rsid w:val="00D50CB1"/>
    <w:rsid w:val="00D526F2"/>
    <w:rsid w:val="00D52741"/>
    <w:rsid w:val="00D5289A"/>
    <w:rsid w:val="00D5291A"/>
    <w:rsid w:val="00D5301C"/>
    <w:rsid w:val="00D53921"/>
    <w:rsid w:val="00D54A4A"/>
    <w:rsid w:val="00D54A6E"/>
    <w:rsid w:val="00D55D0E"/>
    <w:rsid w:val="00D55EE7"/>
    <w:rsid w:val="00D56218"/>
    <w:rsid w:val="00D5679E"/>
    <w:rsid w:val="00D569AE"/>
    <w:rsid w:val="00D56B70"/>
    <w:rsid w:val="00D576AB"/>
    <w:rsid w:val="00D57AD3"/>
    <w:rsid w:val="00D604BA"/>
    <w:rsid w:val="00D61FC2"/>
    <w:rsid w:val="00D62438"/>
    <w:rsid w:val="00D6343B"/>
    <w:rsid w:val="00D634AC"/>
    <w:rsid w:val="00D634C4"/>
    <w:rsid w:val="00D6396E"/>
    <w:rsid w:val="00D63A7B"/>
    <w:rsid w:val="00D63B06"/>
    <w:rsid w:val="00D63B0B"/>
    <w:rsid w:val="00D64444"/>
    <w:rsid w:val="00D64B0B"/>
    <w:rsid w:val="00D64C1B"/>
    <w:rsid w:val="00D64ED0"/>
    <w:rsid w:val="00D64FC7"/>
    <w:rsid w:val="00D65208"/>
    <w:rsid w:val="00D65525"/>
    <w:rsid w:val="00D656A1"/>
    <w:rsid w:val="00D65939"/>
    <w:rsid w:val="00D65A65"/>
    <w:rsid w:val="00D66130"/>
    <w:rsid w:val="00D666DD"/>
    <w:rsid w:val="00D66716"/>
    <w:rsid w:val="00D6673C"/>
    <w:rsid w:val="00D66C96"/>
    <w:rsid w:val="00D66E11"/>
    <w:rsid w:val="00D66E87"/>
    <w:rsid w:val="00D673DE"/>
    <w:rsid w:val="00D67D2B"/>
    <w:rsid w:val="00D70C81"/>
    <w:rsid w:val="00D7125E"/>
    <w:rsid w:val="00D7195D"/>
    <w:rsid w:val="00D71C50"/>
    <w:rsid w:val="00D72015"/>
    <w:rsid w:val="00D72602"/>
    <w:rsid w:val="00D7317F"/>
    <w:rsid w:val="00D73407"/>
    <w:rsid w:val="00D73B97"/>
    <w:rsid w:val="00D74A36"/>
    <w:rsid w:val="00D764D3"/>
    <w:rsid w:val="00D76E23"/>
    <w:rsid w:val="00D76EB3"/>
    <w:rsid w:val="00D770BA"/>
    <w:rsid w:val="00D7778F"/>
    <w:rsid w:val="00D8004C"/>
    <w:rsid w:val="00D8019D"/>
    <w:rsid w:val="00D805FD"/>
    <w:rsid w:val="00D80884"/>
    <w:rsid w:val="00D80F16"/>
    <w:rsid w:val="00D8104B"/>
    <w:rsid w:val="00D8121A"/>
    <w:rsid w:val="00D812BD"/>
    <w:rsid w:val="00D81EAF"/>
    <w:rsid w:val="00D81F2E"/>
    <w:rsid w:val="00D824D4"/>
    <w:rsid w:val="00D82B26"/>
    <w:rsid w:val="00D82C56"/>
    <w:rsid w:val="00D82D1F"/>
    <w:rsid w:val="00D8312A"/>
    <w:rsid w:val="00D83218"/>
    <w:rsid w:val="00D83CD3"/>
    <w:rsid w:val="00D83DE8"/>
    <w:rsid w:val="00D83F10"/>
    <w:rsid w:val="00D83F46"/>
    <w:rsid w:val="00D8434D"/>
    <w:rsid w:val="00D843B5"/>
    <w:rsid w:val="00D8470D"/>
    <w:rsid w:val="00D84BCB"/>
    <w:rsid w:val="00D85088"/>
    <w:rsid w:val="00D85203"/>
    <w:rsid w:val="00D8538B"/>
    <w:rsid w:val="00D85431"/>
    <w:rsid w:val="00D855E0"/>
    <w:rsid w:val="00D85853"/>
    <w:rsid w:val="00D86661"/>
    <w:rsid w:val="00D87A83"/>
    <w:rsid w:val="00D87FB9"/>
    <w:rsid w:val="00D90399"/>
    <w:rsid w:val="00D907D0"/>
    <w:rsid w:val="00D90B0A"/>
    <w:rsid w:val="00D90D20"/>
    <w:rsid w:val="00D90F7F"/>
    <w:rsid w:val="00D91211"/>
    <w:rsid w:val="00D91556"/>
    <w:rsid w:val="00D917B8"/>
    <w:rsid w:val="00D9183A"/>
    <w:rsid w:val="00D9183B"/>
    <w:rsid w:val="00D92A29"/>
    <w:rsid w:val="00D92A9E"/>
    <w:rsid w:val="00D93093"/>
    <w:rsid w:val="00D9327A"/>
    <w:rsid w:val="00D936EE"/>
    <w:rsid w:val="00D94074"/>
    <w:rsid w:val="00D953BA"/>
    <w:rsid w:val="00D95794"/>
    <w:rsid w:val="00D95DC1"/>
    <w:rsid w:val="00D96A49"/>
    <w:rsid w:val="00D97A25"/>
    <w:rsid w:val="00D97D9E"/>
    <w:rsid w:val="00D97E46"/>
    <w:rsid w:val="00DA0109"/>
    <w:rsid w:val="00DA020C"/>
    <w:rsid w:val="00DA05DE"/>
    <w:rsid w:val="00DA0651"/>
    <w:rsid w:val="00DA094E"/>
    <w:rsid w:val="00DA0BEB"/>
    <w:rsid w:val="00DA0C8E"/>
    <w:rsid w:val="00DA10B8"/>
    <w:rsid w:val="00DA1303"/>
    <w:rsid w:val="00DA1BD7"/>
    <w:rsid w:val="00DA2D39"/>
    <w:rsid w:val="00DA31DE"/>
    <w:rsid w:val="00DA3301"/>
    <w:rsid w:val="00DA3A3B"/>
    <w:rsid w:val="00DA3DAB"/>
    <w:rsid w:val="00DA3E32"/>
    <w:rsid w:val="00DA4408"/>
    <w:rsid w:val="00DA49D6"/>
    <w:rsid w:val="00DA4F76"/>
    <w:rsid w:val="00DA541C"/>
    <w:rsid w:val="00DA561E"/>
    <w:rsid w:val="00DA5B4F"/>
    <w:rsid w:val="00DA5DEA"/>
    <w:rsid w:val="00DA6678"/>
    <w:rsid w:val="00DA67DD"/>
    <w:rsid w:val="00DA6D1C"/>
    <w:rsid w:val="00DA7368"/>
    <w:rsid w:val="00DA7498"/>
    <w:rsid w:val="00DA7B4A"/>
    <w:rsid w:val="00DA7C84"/>
    <w:rsid w:val="00DB02CE"/>
    <w:rsid w:val="00DB0515"/>
    <w:rsid w:val="00DB0B5F"/>
    <w:rsid w:val="00DB0BA4"/>
    <w:rsid w:val="00DB106F"/>
    <w:rsid w:val="00DB1B0C"/>
    <w:rsid w:val="00DB213F"/>
    <w:rsid w:val="00DB21F6"/>
    <w:rsid w:val="00DB2351"/>
    <w:rsid w:val="00DB28BF"/>
    <w:rsid w:val="00DB3179"/>
    <w:rsid w:val="00DB346E"/>
    <w:rsid w:val="00DB3E3E"/>
    <w:rsid w:val="00DB3F57"/>
    <w:rsid w:val="00DB3F5A"/>
    <w:rsid w:val="00DB3FEB"/>
    <w:rsid w:val="00DB3FF2"/>
    <w:rsid w:val="00DB41B6"/>
    <w:rsid w:val="00DB4635"/>
    <w:rsid w:val="00DB479C"/>
    <w:rsid w:val="00DB4BF3"/>
    <w:rsid w:val="00DB504E"/>
    <w:rsid w:val="00DB5459"/>
    <w:rsid w:val="00DB58E8"/>
    <w:rsid w:val="00DB5B7D"/>
    <w:rsid w:val="00DB5D27"/>
    <w:rsid w:val="00DB6D1F"/>
    <w:rsid w:val="00DB6EA3"/>
    <w:rsid w:val="00DB7F5A"/>
    <w:rsid w:val="00DB7FD6"/>
    <w:rsid w:val="00DC0606"/>
    <w:rsid w:val="00DC1C92"/>
    <w:rsid w:val="00DC1D31"/>
    <w:rsid w:val="00DC1E8F"/>
    <w:rsid w:val="00DC243A"/>
    <w:rsid w:val="00DC2652"/>
    <w:rsid w:val="00DC2ADE"/>
    <w:rsid w:val="00DC2F44"/>
    <w:rsid w:val="00DC3829"/>
    <w:rsid w:val="00DC3984"/>
    <w:rsid w:val="00DC3C8A"/>
    <w:rsid w:val="00DC3DDD"/>
    <w:rsid w:val="00DC3FD2"/>
    <w:rsid w:val="00DC401D"/>
    <w:rsid w:val="00DC493F"/>
    <w:rsid w:val="00DC5365"/>
    <w:rsid w:val="00DC5949"/>
    <w:rsid w:val="00DC5E15"/>
    <w:rsid w:val="00DC6349"/>
    <w:rsid w:val="00DC7017"/>
    <w:rsid w:val="00DD00DA"/>
    <w:rsid w:val="00DD0E80"/>
    <w:rsid w:val="00DD1013"/>
    <w:rsid w:val="00DD147A"/>
    <w:rsid w:val="00DD1CD9"/>
    <w:rsid w:val="00DD212D"/>
    <w:rsid w:val="00DD2FF1"/>
    <w:rsid w:val="00DD31C0"/>
    <w:rsid w:val="00DD3A39"/>
    <w:rsid w:val="00DD3E2E"/>
    <w:rsid w:val="00DD3F11"/>
    <w:rsid w:val="00DD4257"/>
    <w:rsid w:val="00DD42F4"/>
    <w:rsid w:val="00DD4771"/>
    <w:rsid w:val="00DD492A"/>
    <w:rsid w:val="00DD4DCC"/>
    <w:rsid w:val="00DD512A"/>
    <w:rsid w:val="00DD5484"/>
    <w:rsid w:val="00DD5B7A"/>
    <w:rsid w:val="00DD5BB6"/>
    <w:rsid w:val="00DD6721"/>
    <w:rsid w:val="00DD7092"/>
    <w:rsid w:val="00DD7A61"/>
    <w:rsid w:val="00DD7EC9"/>
    <w:rsid w:val="00DE0249"/>
    <w:rsid w:val="00DE07F1"/>
    <w:rsid w:val="00DE0923"/>
    <w:rsid w:val="00DE0F52"/>
    <w:rsid w:val="00DE11B3"/>
    <w:rsid w:val="00DE1436"/>
    <w:rsid w:val="00DE2213"/>
    <w:rsid w:val="00DE2B72"/>
    <w:rsid w:val="00DE2E0A"/>
    <w:rsid w:val="00DE4403"/>
    <w:rsid w:val="00DE44A7"/>
    <w:rsid w:val="00DE4736"/>
    <w:rsid w:val="00DE4D26"/>
    <w:rsid w:val="00DE537F"/>
    <w:rsid w:val="00DE54C2"/>
    <w:rsid w:val="00DE5597"/>
    <w:rsid w:val="00DE55FA"/>
    <w:rsid w:val="00DE624D"/>
    <w:rsid w:val="00DE6267"/>
    <w:rsid w:val="00DE62E7"/>
    <w:rsid w:val="00DE63CC"/>
    <w:rsid w:val="00DE654B"/>
    <w:rsid w:val="00DF0974"/>
    <w:rsid w:val="00DF09D7"/>
    <w:rsid w:val="00DF0CF0"/>
    <w:rsid w:val="00DF11AF"/>
    <w:rsid w:val="00DF175E"/>
    <w:rsid w:val="00DF2731"/>
    <w:rsid w:val="00DF30DE"/>
    <w:rsid w:val="00DF3B2C"/>
    <w:rsid w:val="00DF5028"/>
    <w:rsid w:val="00DF557D"/>
    <w:rsid w:val="00DF56A1"/>
    <w:rsid w:val="00DF586D"/>
    <w:rsid w:val="00DF5CAD"/>
    <w:rsid w:val="00DF5D61"/>
    <w:rsid w:val="00DF606F"/>
    <w:rsid w:val="00DF6311"/>
    <w:rsid w:val="00DF638A"/>
    <w:rsid w:val="00DF63F4"/>
    <w:rsid w:val="00DF64E1"/>
    <w:rsid w:val="00DF6A88"/>
    <w:rsid w:val="00E002E0"/>
    <w:rsid w:val="00E003C3"/>
    <w:rsid w:val="00E0085A"/>
    <w:rsid w:val="00E00A73"/>
    <w:rsid w:val="00E00C1E"/>
    <w:rsid w:val="00E010B0"/>
    <w:rsid w:val="00E013BC"/>
    <w:rsid w:val="00E0145B"/>
    <w:rsid w:val="00E0165D"/>
    <w:rsid w:val="00E01AA5"/>
    <w:rsid w:val="00E01CD1"/>
    <w:rsid w:val="00E01F4D"/>
    <w:rsid w:val="00E01FE1"/>
    <w:rsid w:val="00E02186"/>
    <w:rsid w:val="00E029CF"/>
    <w:rsid w:val="00E0356F"/>
    <w:rsid w:val="00E03A8E"/>
    <w:rsid w:val="00E03C9E"/>
    <w:rsid w:val="00E047CF"/>
    <w:rsid w:val="00E04C2A"/>
    <w:rsid w:val="00E04E24"/>
    <w:rsid w:val="00E04E33"/>
    <w:rsid w:val="00E05227"/>
    <w:rsid w:val="00E05706"/>
    <w:rsid w:val="00E0580C"/>
    <w:rsid w:val="00E0584A"/>
    <w:rsid w:val="00E05A9F"/>
    <w:rsid w:val="00E05D48"/>
    <w:rsid w:val="00E05F19"/>
    <w:rsid w:val="00E06859"/>
    <w:rsid w:val="00E06995"/>
    <w:rsid w:val="00E06DBD"/>
    <w:rsid w:val="00E06E7C"/>
    <w:rsid w:val="00E073E6"/>
    <w:rsid w:val="00E07F98"/>
    <w:rsid w:val="00E1006C"/>
    <w:rsid w:val="00E1020B"/>
    <w:rsid w:val="00E103AD"/>
    <w:rsid w:val="00E10D3F"/>
    <w:rsid w:val="00E11191"/>
    <w:rsid w:val="00E111F0"/>
    <w:rsid w:val="00E11CEB"/>
    <w:rsid w:val="00E12183"/>
    <w:rsid w:val="00E12EDE"/>
    <w:rsid w:val="00E1325A"/>
    <w:rsid w:val="00E13349"/>
    <w:rsid w:val="00E1414D"/>
    <w:rsid w:val="00E14C0B"/>
    <w:rsid w:val="00E14C17"/>
    <w:rsid w:val="00E158C0"/>
    <w:rsid w:val="00E15B34"/>
    <w:rsid w:val="00E15CA6"/>
    <w:rsid w:val="00E161C4"/>
    <w:rsid w:val="00E1664F"/>
    <w:rsid w:val="00E168E8"/>
    <w:rsid w:val="00E16A41"/>
    <w:rsid w:val="00E17243"/>
    <w:rsid w:val="00E20DF2"/>
    <w:rsid w:val="00E212FB"/>
    <w:rsid w:val="00E21579"/>
    <w:rsid w:val="00E21960"/>
    <w:rsid w:val="00E21E0F"/>
    <w:rsid w:val="00E2222A"/>
    <w:rsid w:val="00E22A46"/>
    <w:rsid w:val="00E22A56"/>
    <w:rsid w:val="00E230BC"/>
    <w:rsid w:val="00E23632"/>
    <w:rsid w:val="00E23865"/>
    <w:rsid w:val="00E23D01"/>
    <w:rsid w:val="00E2467E"/>
    <w:rsid w:val="00E24805"/>
    <w:rsid w:val="00E24F49"/>
    <w:rsid w:val="00E24F63"/>
    <w:rsid w:val="00E24FAD"/>
    <w:rsid w:val="00E25AE4"/>
    <w:rsid w:val="00E25DC5"/>
    <w:rsid w:val="00E26F2A"/>
    <w:rsid w:val="00E275A1"/>
    <w:rsid w:val="00E30039"/>
    <w:rsid w:val="00E30635"/>
    <w:rsid w:val="00E3108F"/>
    <w:rsid w:val="00E3122A"/>
    <w:rsid w:val="00E3193D"/>
    <w:rsid w:val="00E32697"/>
    <w:rsid w:val="00E326CE"/>
    <w:rsid w:val="00E328D3"/>
    <w:rsid w:val="00E32C6C"/>
    <w:rsid w:val="00E33321"/>
    <w:rsid w:val="00E3383E"/>
    <w:rsid w:val="00E33869"/>
    <w:rsid w:val="00E33CE5"/>
    <w:rsid w:val="00E342A7"/>
    <w:rsid w:val="00E3457B"/>
    <w:rsid w:val="00E34986"/>
    <w:rsid w:val="00E351FA"/>
    <w:rsid w:val="00E35297"/>
    <w:rsid w:val="00E353EB"/>
    <w:rsid w:val="00E361BC"/>
    <w:rsid w:val="00E36AC3"/>
    <w:rsid w:val="00E37897"/>
    <w:rsid w:val="00E37FC0"/>
    <w:rsid w:val="00E40055"/>
    <w:rsid w:val="00E40C65"/>
    <w:rsid w:val="00E40D52"/>
    <w:rsid w:val="00E40FD6"/>
    <w:rsid w:val="00E41374"/>
    <w:rsid w:val="00E41758"/>
    <w:rsid w:val="00E41B68"/>
    <w:rsid w:val="00E4209B"/>
    <w:rsid w:val="00E420BA"/>
    <w:rsid w:val="00E42E62"/>
    <w:rsid w:val="00E42F84"/>
    <w:rsid w:val="00E44366"/>
    <w:rsid w:val="00E450D1"/>
    <w:rsid w:val="00E451CD"/>
    <w:rsid w:val="00E45295"/>
    <w:rsid w:val="00E4582D"/>
    <w:rsid w:val="00E45BEC"/>
    <w:rsid w:val="00E45CF1"/>
    <w:rsid w:val="00E45D12"/>
    <w:rsid w:val="00E45E65"/>
    <w:rsid w:val="00E45EA7"/>
    <w:rsid w:val="00E472E5"/>
    <w:rsid w:val="00E475D2"/>
    <w:rsid w:val="00E4784F"/>
    <w:rsid w:val="00E47922"/>
    <w:rsid w:val="00E50309"/>
    <w:rsid w:val="00E50A8A"/>
    <w:rsid w:val="00E50DC7"/>
    <w:rsid w:val="00E51328"/>
    <w:rsid w:val="00E51767"/>
    <w:rsid w:val="00E5177C"/>
    <w:rsid w:val="00E5233E"/>
    <w:rsid w:val="00E529D1"/>
    <w:rsid w:val="00E52C49"/>
    <w:rsid w:val="00E52E8A"/>
    <w:rsid w:val="00E530D7"/>
    <w:rsid w:val="00E53836"/>
    <w:rsid w:val="00E545CB"/>
    <w:rsid w:val="00E54CDF"/>
    <w:rsid w:val="00E54D4E"/>
    <w:rsid w:val="00E54F6A"/>
    <w:rsid w:val="00E55060"/>
    <w:rsid w:val="00E55A4A"/>
    <w:rsid w:val="00E56958"/>
    <w:rsid w:val="00E56E65"/>
    <w:rsid w:val="00E57586"/>
    <w:rsid w:val="00E578A8"/>
    <w:rsid w:val="00E57927"/>
    <w:rsid w:val="00E57C41"/>
    <w:rsid w:val="00E57D48"/>
    <w:rsid w:val="00E6024A"/>
    <w:rsid w:val="00E608F5"/>
    <w:rsid w:val="00E60E4B"/>
    <w:rsid w:val="00E61119"/>
    <w:rsid w:val="00E61802"/>
    <w:rsid w:val="00E61A15"/>
    <w:rsid w:val="00E62424"/>
    <w:rsid w:val="00E62868"/>
    <w:rsid w:val="00E62902"/>
    <w:rsid w:val="00E62BC6"/>
    <w:rsid w:val="00E632E2"/>
    <w:rsid w:val="00E63A92"/>
    <w:rsid w:val="00E63E6E"/>
    <w:rsid w:val="00E63F01"/>
    <w:rsid w:val="00E63F4C"/>
    <w:rsid w:val="00E6473C"/>
    <w:rsid w:val="00E653CB"/>
    <w:rsid w:val="00E660C6"/>
    <w:rsid w:val="00E661A5"/>
    <w:rsid w:val="00E66FCA"/>
    <w:rsid w:val="00E66FE5"/>
    <w:rsid w:val="00E679D6"/>
    <w:rsid w:val="00E67A90"/>
    <w:rsid w:val="00E71975"/>
    <w:rsid w:val="00E71AE5"/>
    <w:rsid w:val="00E71AFA"/>
    <w:rsid w:val="00E71BD1"/>
    <w:rsid w:val="00E72263"/>
    <w:rsid w:val="00E723AD"/>
    <w:rsid w:val="00E724DF"/>
    <w:rsid w:val="00E7259E"/>
    <w:rsid w:val="00E72B9F"/>
    <w:rsid w:val="00E73252"/>
    <w:rsid w:val="00E73568"/>
    <w:rsid w:val="00E73D93"/>
    <w:rsid w:val="00E741C0"/>
    <w:rsid w:val="00E741C2"/>
    <w:rsid w:val="00E74A77"/>
    <w:rsid w:val="00E750E5"/>
    <w:rsid w:val="00E7596D"/>
    <w:rsid w:val="00E75BBE"/>
    <w:rsid w:val="00E762D3"/>
    <w:rsid w:val="00E777DC"/>
    <w:rsid w:val="00E77BD3"/>
    <w:rsid w:val="00E80BD3"/>
    <w:rsid w:val="00E82886"/>
    <w:rsid w:val="00E82F01"/>
    <w:rsid w:val="00E8342F"/>
    <w:rsid w:val="00E83B80"/>
    <w:rsid w:val="00E844B1"/>
    <w:rsid w:val="00E849FF"/>
    <w:rsid w:val="00E84FA2"/>
    <w:rsid w:val="00E85398"/>
    <w:rsid w:val="00E8578B"/>
    <w:rsid w:val="00E8587D"/>
    <w:rsid w:val="00E858FC"/>
    <w:rsid w:val="00E85D58"/>
    <w:rsid w:val="00E86751"/>
    <w:rsid w:val="00E878B6"/>
    <w:rsid w:val="00E879EB"/>
    <w:rsid w:val="00E87A85"/>
    <w:rsid w:val="00E87D2B"/>
    <w:rsid w:val="00E87F4F"/>
    <w:rsid w:val="00E90087"/>
    <w:rsid w:val="00E90245"/>
    <w:rsid w:val="00E903D3"/>
    <w:rsid w:val="00E90E47"/>
    <w:rsid w:val="00E90EC0"/>
    <w:rsid w:val="00E913FA"/>
    <w:rsid w:val="00E91495"/>
    <w:rsid w:val="00E919EA"/>
    <w:rsid w:val="00E91A24"/>
    <w:rsid w:val="00E91BFE"/>
    <w:rsid w:val="00E91ECA"/>
    <w:rsid w:val="00E91F89"/>
    <w:rsid w:val="00E92017"/>
    <w:rsid w:val="00E9209A"/>
    <w:rsid w:val="00E92692"/>
    <w:rsid w:val="00E928A3"/>
    <w:rsid w:val="00E92A92"/>
    <w:rsid w:val="00E93CA1"/>
    <w:rsid w:val="00E948C4"/>
    <w:rsid w:val="00E94F23"/>
    <w:rsid w:val="00E95FF9"/>
    <w:rsid w:val="00E962CE"/>
    <w:rsid w:val="00E969D2"/>
    <w:rsid w:val="00E96B94"/>
    <w:rsid w:val="00E96E75"/>
    <w:rsid w:val="00E9735B"/>
    <w:rsid w:val="00E97859"/>
    <w:rsid w:val="00E97960"/>
    <w:rsid w:val="00E97A5E"/>
    <w:rsid w:val="00EA00CA"/>
    <w:rsid w:val="00EA03B9"/>
    <w:rsid w:val="00EA19BD"/>
    <w:rsid w:val="00EA1A46"/>
    <w:rsid w:val="00EA21F7"/>
    <w:rsid w:val="00EA222D"/>
    <w:rsid w:val="00EA2312"/>
    <w:rsid w:val="00EA33E7"/>
    <w:rsid w:val="00EA3D21"/>
    <w:rsid w:val="00EA41A2"/>
    <w:rsid w:val="00EA424B"/>
    <w:rsid w:val="00EA4909"/>
    <w:rsid w:val="00EA4CFF"/>
    <w:rsid w:val="00EA5071"/>
    <w:rsid w:val="00EA5574"/>
    <w:rsid w:val="00EA5C79"/>
    <w:rsid w:val="00EA6335"/>
    <w:rsid w:val="00EA6B41"/>
    <w:rsid w:val="00EA7199"/>
    <w:rsid w:val="00EA732B"/>
    <w:rsid w:val="00EA7F6C"/>
    <w:rsid w:val="00EB02BB"/>
    <w:rsid w:val="00EB071C"/>
    <w:rsid w:val="00EB0962"/>
    <w:rsid w:val="00EB1244"/>
    <w:rsid w:val="00EB130E"/>
    <w:rsid w:val="00EB16E0"/>
    <w:rsid w:val="00EB223D"/>
    <w:rsid w:val="00EB256F"/>
    <w:rsid w:val="00EB3A11"/>
    <w:rsid w:val="00EB3E7F"/>
    <w:rsid w:val="00EB3FA2"/>
    <w:rsid w:val="00EB563F"/>
    <w:rsid w:val="00EB57A0"/>
    <w:rsid w:val="00EB5DD9"/>
    <w:rsid w:val="00EB5E34"/>
    <w:rsid w:val="00EB654C"/>
    <w:rsid w:val="00EB66B0"/>
    <w:rsid w:val="00EB6B6A"/>
    <w:rsid w:val="00EB6E0E"/>
    <w:rsid w:val="00EB7076"/>
    <w:rsid w:val="00EB7793"/>
    <w:rsid w:val="00EB7D08"/>
    <w:rsid w:val="00EB7F4B"/>
    <w:rsid w:val="00EC02FA"/>
    <w:rsid w:val="00EC0449"/>
    <w:rsid w:val="00EC13DA"/>
    <w:rsid w:val="00EC193D"/>
    <w:rsid w:val="00EC196D"/>
    <w:rsid w:val="00EC2307"/>
    <w:rsid w:val="00EC2929"/>
    <w:rsid w:val="00EC2C71"/>
    <w:rsid w:val="00EC2E93"/>
    <w:rsid w:val="00EC2FAF"/>
    <w:rsid w:val="00EC42C7"/>
    <w:rsid w:val="00EC461E"/>
    <w:rsid w:val="00EC4663"/>
    <w:rsid w:val="00EC4723"/>
    <w:rsid w:val="00EC4FCE"/>
    <w:rsid w:val="00EC6148"/>
    <w:rsid w:val="00EC65A8"/>
    <w:rsid w:val="00EC6AEF"/>
    <w:rsid w:val="00EC7436"/>
    <w:rsid w:val="00EC74ED"/>
    <w:rsid w:val="00ED0D55"/>
    <w:rsid w:val="00ED0FA7"/>
    <w:rsid w:val="00ED15D8"/>
    <w:rsid w:val="00ED164D"/>
    <w:rsid w:val="00ED1EDD"/>
    <w:rsid w:val="00ED1F8F"/>
    <w:rsid w:val="00ED2942"/>
    <w:rsid w:val="00ED317B"/>
    <w:rsid w:val="00ED32E1"/>
    <w:rsid w:val="00ED3372"/>
    <w:rsid w:val="00ED3430"/>
    <w:rsid w:val="00ED3749"/>
    <w:rsid w:val="00ED38A9"/>
    <w:rsid w:val="00ED3997"/>
    <w:rsid w:val="00ED4687"/>
    <w:rsid w:val="00ED4CE3"/>
    <w:rsid w:val="00ED4EC4"/>
    <w:rsid w:val="00ED4F44"/>
    <w:rsid w:val="00ED4F49"/>
    <w:rsid w:val="00ED5251"/>
    <w:rsid w:val="00ED529C"/>
    <w:rsid w:val="00ED5884"/>
    <w:rsid w:val="00ED5DF8"/>
    <w:rsid w:val="00ED6154"/>
    <w:rsid w:val="00ED62DC"/>
    <w:rsid w:val="00ED6430"/>
    <w:rsid w:val="00ED6F41"/>
    <w:rsid w:val="00EE04CD"/>
    <w:rsid w:val="00EE064B"/>
    <w:rsid w:val="00EE0ED5"/>
    <w:rsid w:val="00EE0F45"/>
    <w:rsid w:val="00EE19F0"/>
    <w:rsid w:val="00EE1AAF"/>
    <w:rsid w:val="00EE20E2"/>
    <w:rsid w:val="00EE22A0"/>
    <w:rsid w:val="00EE2683"/>
    <w:rsid w:val="00EE30BE"/>
    <w:rsid w:val="00EE3210"/>
    <w:rsid w:val="00EE326F"/>
    <w:rsid w:val="00EE34DB"/>
    <w:rsid w:val="00EE3727"/>
    <w:rsid w:val="00EE373D"/>
    <w:rsid w:val="00EE3B13"/>
    <w:rsid w:val="00EE407F"/>
    <w:rsid w:val="00EE40BB"/>
    <w:rsid w:val="00EE482B"/>
    <w:rsid w:val="00EE490C"/>
    <w:rsid w:val="00EE4BEF"/>
    <w:rsid w:val="00EE509A"/>
    <w:rsid w:val="00EE5152"/>
    <w:rsid w:val="00EE5365"/>
    <w:rsid w:val="00EE6230"/>
    <w:rsid w:val="00EE638A"/>
    <w:rsid w:val="00EE64F2"/>
    <w:rsid w:val="00EE658C"/>
    <w:rsid w:val="00EE6813"/>
    <w:rsid w:val="00EE6BA3"/>
    <w:rsid w:val="00EE6EDF"/>
    <w:rsid w:val="00EE7339"/>
    <w:rsid w:val="00EE7970"/>
    <w:rsid w:val="00EE7B9C"/>
    <w:rsid w:val="00EE7E82"/>
    <w:rsid w:val="00EE7E86"/>
    <w:rsid w:val="00EF064C"/>
    <w:rsid w:val="00EF0C44"/>
    <w:rsid w:val="00EF15D3"/>
    <w:rsid w:val="00EF1666"/>
    <w:rsid w:val="00EF2082"/>
    <w:rsid w:val="00EF21F0"/>
    <w:rsid w:val="00EF2474"/>
    <w:rsid w:val="00EF25B2"/>
    <w:rsid w:val="00EF27BE"/>
    <w:rsid w:val="00EF300F"/>
    <w:rsid w:val="00EF342B"/>
    <w:rsid w:val="00EF3553"/>
    <w:rsid w:val="00EF3CA8"/>
    <w:rsid w:val="00EF43B4"/>
    <w:rsid w:val="00EF4550"/>
    <w:rsid w:val="00EF46B8"/>
    <w:rsid w:val="00EF481E"/>
    <w:rsid w:val="00EF49DF"/>
    <w:rsid w:val="00EF4CBB"/>
    <w:rsid w:val="00EF58A0"/>
    <w:rsid w:val="00EF5D6C"/>
    <w:rsid w:val="00EF699C"/>
    <w:rsid w:val="00EF6B53"/>
    <w:rsid w:val="00EF6D9B"/>
    <w:rsid w:val="00EF6F63"/>
    <w:rsid w:val="00EF72CB"/>
    <w:rsid w:val="00EF7475"/>
    <w:rsid w:val="00EF7914"/>
    <w:rsid w:val="00EF7F7B"/>
    <w:rsid w:val="00EF7FD7"/>
    <w:rsid w:val="00F0042A"/>
    <w:rsid w:val="00F007AF"/>
    <w:rsid w:val="00F00EF4"/>
    <w:rsid w:val="00F01293"/>
    <w:rsid w:val="00F020A0"/>
    <w:rsid w:val="00F02E49"/>
    <w:rsid w:val="00F03353"/>
    <w:rsid w:val="00F035BD"/>
    <w:rsid w:val="00F036E6"/>
    <w:rsid w:val="00F03A6F"/>
    <w:rsid w:val="00F03B28"/>
    <w:rsid w:val="00F03E38"/>
    <w:rsid w:val="00F042D0"/>
    <w:rsid w:val="00F04DB8"/>
    <w:rsid w:val="00F056DE"/>
    <w:rsid w:val="00F0611E"/>
    <w:rsid w:val="00F064D8"/>
    <w:rsid w:val="00F066F8"/>
    <w:rsid w:val="00F06B57"/>
    <w:rsid w:val="00F06EAE"/>
    <w:rsid w:val="00F072A6"/>
    <w:rsid w:val="00F074F9"/>
    <w:rsid w:val="00F07795"/>
    <w:rsid w:val="00F07AB5"/>
    <w:rsid w:val="00F10191"/>
    <w:rsid w:val="00F104FE"/>
    <w:rsid w:val="00F105EB"/>
    <w:rsid w:val="00F10AA8"/>
    <w:rsid w:val="00F10CAC"/>
    <w:rsid w:val="00F11050"/>
    <w:rsid w:val="00F11183"/>
    <w:rsid w:val="00F1163F"/>
    <w:rsid w:val="00F11B4A"/>
    <w:rsid w:val="00F12850"/>
    <w:rsid w:val="00F1333B"/>
    <w:rsid w:val="00F135D1"/>
    <w:rsid w:val="00F13644"/>
    <w:rsid w:val="00F138DA"/>
    <w:rsid w:val="00F147E1"/>
    <w:rsid w:val="00F1574F"/>
    <w:rsid w:val="00F15785"/>
    <w:rsid w:val="00F157A7"/>
    <w:rsid w:val="00F15A3E"/>
    <w:rsid w:val="00F15E58"/>
    <w:rsid w:val="00F16373"/>
    <w:rsid w:val="00F167F5"/>
    <w:rsid w:val="00F16D7A"/>
    <w:rsid w:val="00F178DC"/>
    <w:rsid w:val="00F17938"/>
    <w:rsid w:val="00F17B9C"/>
    <w:rsid w:val="00F17F7F"/>
    <w:rsid w:val="00F20085"/>
    <w:rsid w:val="00F201C8"/>
    <w:rsid w:val="00F2023D"/>
    <w:rsid w:val="00F2051C"/>
    <w:rsid w:val="00F207D6"/>
    <w:rsid w:val="00F20CBF"/>
    <w:rsid w:val="00F20E6A"/>
    <w:rsid w:val="00F216FD"/>
    <w:rsid w:val="00F2179C"/>
    <w:rsid w:val="00F21C6C"/>
    <w:rsid w:val="00F22008"/>
    <w:rsid w:val="00F22527"/>
    <w:rsid w:val="00F22A71"/>
    <w:rsid w:val="00F22F06"/>
    <w:rsid w:val="00F23076"/>
    <w:rsid w:val="00F23667"/>
    <w:rsid w:val="00F23E6A"/>
    <w:rsid w:val="00F24007"/>
    <w:rsid w:val="00F24491"/>
    <w:rsid w:val="00F24648"/>
    <w:rsid w:val="00F24CCF"/>
    <w:rsid w:val="00F25DA0"/>
    <w:rsid w:val="00F25F94"/>
    <w:rsid w:val="00F2602A"/>
    <w:rsid w:val="00F268DB"/>
    <w:rsid w:val="00F26909"/>
    <w:rsid w:val="00F26DE7"/>
    <w:rsid w:val="00F2702A"/>
    <w:rsid w:val="00F278B6"/>
    <w:rsid w:val="00F27BE7"/>
    <w:rsid w:val="00F27F2D"/>
    <w:rsid w:val="00F301B6"/>
    <w:rsid w:val="00F303BE"/>
    <w:rsid w:val="00F30EBA"/>
    <w:rsid w:val="00F31CF2"/>
    <w:rsid w:val="00F31FD3"/>
    <w:rsid w:val="00F320FF"/>
    <w:rsid w:val="00F32561"/>
    <w:rsid w:val="00F33358"/>
    <w:rsid w:val="00F3445D"/>
    <w:rsid w:val="00F3525D"/>
    <w:rsid w:val="00F35752"/>
    <w:rsid w:val="00F35A7B"/>
    <w:rsid w:val="00F3629C"/>
    <w:rsid w:val="00F36421"/>
    <w:rsid w:val="00F366EC"/>
    <w:rsid w:val="00F376F4"/>
    <w:rsid w:val="00F3790F"/>
    <w:rsid w:val="00F37C0E"/>
    <w:rsid w:val="00F37C6A"/>
    <w:rsid w:val="00F37DBE"/>
    <w:rsid w:val="00F4062F"/>
    <w:rsid w:val="00F40656"/>
    <w:rsid w:val="00F40A80"/>
    <w:rsid w:val="00F41B34"/>
    <w:rsid w:val="00F421B5"/>
    <w:rsid w:val="00F428A2"/>
    <w:rsid w:val="00F42B3D"/>
    <w:rsid w:val="00F42DBA"/>
    <w:rsid w:val="00F42FFD"/>
    <w:rsid w:val="00F43026"/>
    <w:rsid w:val="00F43516"/>
    <w:rsid w:val="00F43709"/>
    <w:rsid w:val="00F43B98"/>
    <w:rsid w:val="00F43CFB"/>
    <w:rsid w:val="00F43F37"/>
    <w:rsid w:val="00F44318"/>
    <w:rsid w:val="00F4434F"/>
    <w:rsid w:val="00F459C7"/>
    <w:rsid w:val="00F4664A"/>
    <w:rsid w:val="00F46744"/>
    <w:rsid w:val="00F4682F"/>
    <w:rsid w:val="00F46841"/>
    <w:rsid w:val="00F46F29"/>
    <w:rsid w:val="00F4797D"/>
    <w:rsid w:val="00F47BE6"/>
    <w:rsid w:val="00F47C07"/>
    <w:rsid w:val="00F47D9C"/>
    <w:rsid w:val="00F50298"/>
    <w:rsid w:val="00F5045C"/>
    <w:rsid w:val="00F508E5"/>
    <w:rsid w:val="00F51D75"/>
    <w:rsid w:val="00F526E7"/>
    <w:rsid w:val="00F5290F"/>
    <w:rsid w:val="00F5422B"/>
    <w:rsid w:val="00F5492B"/>
    <w:rsid w:val="00F549A5"/>
    <w:rsid w:val="00F55087"/>
    <w:rsid w:val="00F5543A"/>
    <w:rsid w:val="00F555B7"/>
    <w:rsid w:val="00F56C00"/>
    <w:rsid w:val="00F6081A"/>
    <w:rsid w:val="00F60916"/>
    <w:rsid w:val="00F60BAB"/>
    <w:rsid w:val="00F60BD1"/>
    <w:rsid w:val="00F61968"/>
    <w:rsid w:val="00F6209E"/>
    <w:rsid w:val="00F6226D"/>
    <w:rsid w:val="00F62B11"/>
    <w:rsid w:val="00F62BC1"/>
    <w:rsid w:val="00F62EEE"/>
    <w:rsid w:val="00F633C7"/>
    <w:rsid w:val="00F64435"/>
    <w:rsid w:val="00F64C9F"/>
    <w:rsid w:val="00F6556A"/>
    <w:rsid w:val="00F65875"/>
    <w:rsid w:val="00F660BC"/>
    <w:rsid w:val="00F6611A"/>
    <w:rsid w:val="00F66134"/>
    <w:rsid w:val="00F66271"/>
    <w:rsid w:val="00F668CD"/>
    <w:rsid w:val="00F6692E"/>
    <w:rsid w:val="00F669E8"/>
    <w:rsid w:val="00F66C60"/>
    <w:rsid w:val="00F66CCC"/>
    <w:rsid w:val="00F66F6F"/>
    <w:rsid w:val="00F676DD"/>
    <w:rsid w:val="00F67E37"/>
    <w:rsid w:val="00F7026D"/>
    <w:rsid w:val="00F704C1"/>
    <w:rsid w:val="00F7130E"/>
    <w:rsid w:val="00F71391"/>
    <w:rsid w:val="00F7144B"/>
    <w:rsid w:val="00F717F6"/>
    <w:rsid w:val="00F71DDF"/>
    <w:rsid w:val="00F72819"/>
    <w:rsid w:val="00F72A50"/>
    <w:rsid w:val="00F72A7D"/>
    <w:rsid w:val="00F72F30"/>
    <w:rsid w:val="00F74F4E"/>
    <w:rsid w:val="00F75446"/>
    <w:rsid w:val="00F75B8A"/>
    <w:rsid w:val="00F75C18"/>
    <w:rsid w:val="00F75C91"/>
    <w:rsid w:val="00F76390"/>
    <w:rsid w:val="00F772ED"/>
    <w:rsid w:val="00F77451"/>
    <w:rsid w:val="00F77637"/>
    <w:rsid w:val="00F77748"/>
    <w:rsid w:val="00F77797"/>
    <w:rsid w:val="00F809B8"/>
    <w:rsid w:val="00F80A95"/>
    <w:rsid w:val="00F80D22"/>
    <w:rsid w:val="00F810ED"/>
    <w:rsid w:val="00F81A10"/>
    <w:rsid w:val="00F81BBF"/>
    <w:rsid w:val="00F81D5B"/>
    <w:rsid w:val="00F82622"/>
    <w:rsid w:val="00F8275F"/>
    <w:rsid w:val="00F82AB9"/>
    <w:rsid w:val="00F82AD6"/>
    <w:rsid w:val="00F82D35"/>
    <w:rsid w:val="00F82D7F"/>
    <w:rsid w:val="00F82EA0"/>
    <w:rsid w:val="00F8359F"/>
    <w:rsid w:val="00F83B73"/>
    <w:rsid w:val="00F842FA"/>
    <w:rsid w:val="00F84708"/>
    <w:rsid w:val="00F848AD"/>
    <w:rsid w:val="00F848B5"/>
    <w:rsid w:val="00F848CB"/>
    <w:rsid w:val="00F84BF5"/>
    <w:rsid w:val="00F84D8F"/>
    <w:rsid w:val="00F84F95"/>
    <w:rsid w:val="00F85250"/>
    <w:rsid w:val="00F85348"/>
    <w:rsid w:val="00F853F0"/>
    <w:rsid w:val="00F85BCA"/>
    <w:rsid w:val="00F85C4A"/>
    <w:rsid w:val="00F85D3A"/>
    <w:rsid w:val="00F86298"/>
    <w:rsid w:val="00F86641"/>
    <w:rsid w:val="00F8681D"/>
    <w:rsid w:val="00F86ED1"/>
    <w:rsid w:val="00F87BA4"/>
    <w:rsid w:val="00F87CF9"/>
    <w:rsid w:val="00F87E18"/>
    <w:rsid w:val="00F87FFC"/>
    <w:rsid w:val="00F901AB"/>
    <w:rsid w:val="00F90F11"/>
    <w:rsid w:val="00F91619"/>
    <w:rsid w:val="00F916E2"/>
    <w:rsid w:val="00F91897"/>
    <w:rsid w:val="00F91DCB"/>
    <w:rsid w:val="00F91E6A"/>
    <w:rsid w:val="00F92429"/>
    <w:rsid w:val="00F92585"/>
    <w:rsid w:val="00F925E2"/>
    <w:rsid w:val="00F9281E"/>
    <w:rsid w:val="00F92B3E"/>
    <w:rsid w:val="00F92C8A"/>
    <w:rsid w:val="00F930F8"/>
    <w:rsid w:val="00F93317"/>
    <w:rsid w:val="00F93324"/>
    <w:rsid w:val="00F93BF9"/>
    <w:rsid w:val="00F93CC1"/>
    <w:rsid w:val="00F93E7F"/>
    <w:rsid w:val="00F940E2"/>
    <w:rsid w:val="00F94C79"/>
    <w:rsid w:val="00F94D2A"/>
    <w:rsid w:val="00F94E17"/>
    <w:rsid w:val="00F94E5F"/>
    <w:rsid w:val="00F957F0"/>
    <w:rsid w:val="00F960DA"/>
    <w:rsid w:val="00F96A7D"/>
    <w:rsid w:val="00F96C71"/>
    <w:rsid w:val="00F96DC6"/>
    <w:rsid w:val="00F96F51"/>
    <w:rsid w:val="00F97356"/>
    <w:rsid w:val="00F9F3D6"/>
    <w:rsid w:val="00FA05C0"/>
    <w:rsid w:val="00FA0BEF"/>
    <w:rsid w:val="00FA0D4E"/>
    <w:rsid w:val="00FA11D4"/>
    <w:rsid w:val="00FA147A"/>
    <w:rsid w:val="00FA1AD9"/>
    <w:rsid w:val="00FA1C04"/>
    <w:rsid w:val="00FA1CC2"/>
    <w:rsid w:val="00FA1D0E"/>
    <w:rsid w:val="00FA1FC2"/>
    <w:rsid w:val="00FA2979"/>
    <w:rsid w:val="00FA30ED"/>
    <w:rsid w:val="00FA37BC"/>
    <w:rsid w:val="00FA3F77"/>
    <w:rsid w:val="00FA474A"/>
    <w:rsid w:val="00FA556A"/>
    <w:rsid w:val="00FA6309"/>
    <w:rsid w:val="00FA636A"/>
    <w:rsid w:val="00FA6A7F"/>
    <w:rsid w:val="00FA7255"/>
    <w:rsid w:val="00FA754E"/>
    <w:rsid w:val="00FA7BEA"/>
    <w:rsid w:val="00FB03A7"/>
    <w:rsid w:val="00FB0890"/>
    <w:rsid w:val="00FB13A8"/>
    <w:rsid w:val="00FB1DF7"/>
    <w:rsid w:val="00FB253A"/>
    <w:rsid w:val="00FB2C90"/>
    <w:rsid w:val="00FB34AE"/>
    <w:rsid w:val="00FB40FE"/>
    <w:rsid w:val="00FB41B5"/>
    <w:rsid w:val="00FB42BE"/>
    <w:rsid w:val="00FB44C9"/>
    <w:rsid w:val="00FB566E"/>
    <w:rsid w:val="00FB60BC"/>
    <w:rsid w:val="00FB6525"/>
    <w:rsid w:val="00FB6A52"/>
    <w:rsid w:val="00FB6A8D"/>
    <w:rsid w:val="00FB6F8A"/>
    <w:rsid w:val="00FB7044"/>
    <w:rsid w:val="00FB76C1"/>
    <w:rsid w:val="00FC04CB"/>
    <w:rsid w:val="00FC1657"/>
    <w:rsid w:val="00FC1CD7"/>
    <w:rsid w:val="00FC1EAD"/>
    <w:rsid w:val="00FC2361"/>
    <w:rsid w:val="00FC269D"/>
    <w:rsid w:val="00FC313C"/>
    <w:rsid w:val="00FC3531"/>
    <w:rsid w:val="00FC471A"/>
    <w:rsid w:val="00FC4C83"/>
    <w:rsid w:val="00FC5786"/>
    <w:rsid w:val="00FC59F7"/>
    <w:rsid w:val="00FC5E3A"/>
    <w:rsid w:val="00FC6814"/>
    <w:rsid w:val="00FC69E7"/>
    <w:rsid w:val="00FC70A1"/>
    <w:rsid w:val="00FC7163"/>
    <w:rsid w:val="00FC75F1"/>
    <w:rsid w:val="00FC77D6"/>
    <w:rsid w:val="00FC7F5E"/>
    <w:rsid w:val="00FD0FA9"/>
    <w:rsid w:val="00FD11DD"/>
    <w:rsid w:val="00FD13F6"/>
    <w:rsid w:val="00FD1B3B"/>
    <w:rsid w:val="00FD2179"/>
    <w:rsid w:val="00FD22DE"/>
    <w:rsid w:val="00FD23AE"/>
    <w:rsid w:val="00FD2551"/>
    <w:rsid w:val="00FD292B"/>
    <w:rsid w:val="00FD2B3B"/>
    <w:rsid w:val="00FD2C42"/>
    <w:rsid w:val="00FD2D7C"/>
    <w:rsid w:val="00FD2D81"/>
    <w:rsid w:val="00FD2EEA"/>
    <w:rsid w:val="00FD4E4F"/>
    <w:rsid w:val="00FD4F72"/>
    <w:rsid w:val="00FD5239"/>
    <w:rsid w:val="00FD58D8"/>
    <w:rsid w:val="00FD5B42"/>
    <w:rsid w:val="00FD5BCC"/>
    <w:rsid w:val="00FD5E3D"/>
    <w:rsid w:val="00FD6955"/>
    <w:rsid w:val="00FD71FF"/>
    <w:rsid w:val="00FD7923"/>
    <w:rsid w:val="00FD7982"/>
    <w:rsid w:val="00FD7AB8"/>
    <w:rsid w:val="00FD7C91"/>
    <w:rsid w:val="00FE00E4"/>
    <w:rsid w:val="00FE0BA8"/>
    <w:rsid w:val="00FE0D15"/>
    <w:rsid w:val="00FE12BF"/>
    <w:rsid w:val="00FE17D8"/>
    <w:rsid w:val="00FE1DB1"/>
    <w:rsid w:val="00FE2DC1"/>
    <w:rsid w:val="00FE3D9A"/>
    <w:rsid w:val="00FE4C1A"/>
    <w:rsid w:val="00FE4C7A"/>
    <w:rsid w:val="00FE50E9"/>
    <w:rsid w:val="00FE5F53"/>
    <w:rsid w:val="00FE6594"/>
    <w:rsid w:val="00FE65D4"/>
    <w:rsid w:val="00FE6EE2"/>
    <w:rsid w:val="00FE7AD4"/>
    <w:rsid w:val="00FF00C5"/>
    <w:rsid w:val="00FF03E7"/>
    <w:rsid w:val="00FF048C"/>
    <w:rsid w:val="00FF11D4"/>
    <w:rsid w:val="00FF132E"/>
    <w:rsid w:val="00FF13EF"/>
    <w:rsid w:val="00FF19C9"/>
    <w:rsid w:val="00FF1B60"/>
    <w:rsid w:val="00FF2372"/>
    <w:rsid w:val="00FF25AF"/>
    <w:rsid w:val="00FF2807"/>
    <w:rsid w:val="00FF2AC8"/>
    <w:rsid w:val="00FF2EEB"/>
    <w:rsid w:val="00FF3211"/>
    <w:rsid w:val="00FF33A9"/>
    <w:rsid w:val="00FF3733"/>
    <w:rsid w:val="00FF3E7D"/>
    <w:rsid w:val="00FF44A0"/>
    <w:rsid w:val="00FF4731"/>
    <w:rsid w:val="00FF536F"/>
    <w:rsid w:val="00FF5717"/>
    <w:rsid w:val="00FF632A"/>
    <w:rsid w:val="00FF645D"/>
    <w:rsid w:val="00FF6651"/>
    <w:rsid w:val="00FF6EB8"/>
    <w:rsid w:val="00FF6F1E"/>
    <w:rsid w:val="00FF79CE"/>
    <w:rsid w:val="0100BF30"/>
    <w:rsid w:val="01032084"/>
    <w:rsid w:val="013AB62E"/>
    <w:rsid w:val="0146106A"/>
    <w:rsid w:val="01493652"/>
    <w:rsid w:val="01584597"/>
    <w:rsid w:val="015E5B1D"/>
    <w:rsid w:val="017434AA"/>
    <w:rsid w:val="0197BE9E"/>
    <w:rsid w:val="01B0A9D8"/>
    <w:rsid w:val="01B94AF9"/>
    <w:rsid w:val="01F92102"/>
    <w:rsid w:val="022177B6"/>
    <w:rsid w:val="023C41EF"/>
    <w:rsid w:val="02421399"/>
    <w:rsid w:val="02459C57"/>
    <w:rsid w:val="02AF0E92"/>
    <w:rsid w:val="02C6FD5B"/>
    <w:rsid w:val="02E4B6DE"/>
    <w:rsid w:val="02E86AC7"/>
    <w:rsid w:val="03184EEC"/>
    <w:rsid w:val="03198CAF"/>
    <w:rsid w:val="036B4773"/>
    <w:rsid w:val="036F7E8A"/>
    <w:rsid w:val="037B7520"/>
    <w:rsid w:val="0383BD63"/>
    <w:rsid w:val="038943B1"/>
    <w:rsid w:val="0480B935"/>
    <w:rsid w:val="04A0B022"/>
    <w:rsid w:val="04ABE035"/>
    <w:rsid w:val="04B54445"/>
    <w:rsid w:val="04E4B692"/>
    <w:rsid w:val="05103427"/>
    <w:rsid w:val="05226882"/>
    <w:rsid w:val="0523B77C"/>
    <w:rsid w:val="054ECE0D"/>
    <w:rsid w:val="058F5252"/>
    <w:rsid w:val="0592960C"/>
    <w:rsid w:val="0599F6D2"/>
    <w:rsid w:val="059B2EA2"/>
    <w:rsid w:val="05B29D75"/>
    <w:rsid w:val="05CE7DBA"/>
    <w:rsid w:val="05D11DE0"/>
    <w:rsid w:val="065D1EB0"/>
    <w:rsid w:val="066DD877"/>
    <w:rsid w:val="06B89FE7"/>
    <w:rsid w:val="06D0067D"/>
    <w:rsid w:val="06F017D9"/>
    <w:rsid w:val="0706F368"/>
    <w:rsid w:val="0745C90F"/>
    <w:rsid w:val="0761E3C7"/>
    <w:rsid w:val="07A3933B"/>
    <w:rsid w:val="07A67CED"/>
    <w:rsid w:val="08298443"/>
    <w:rsid w:val="0858534C"/>
    <w:rsid w:val="08848AFB"/>
    <w:rsid w:val="088C5140"/>
    <w:rsid w:val="08A3A796"/>
    <w:rsid w:val="08C4BE27"/>
    <w:rsid w:val="08C7288E"/>
    <w:rsid w:val="08CE69F6"/>
    <w:rsid w:val="08DCAB2D"/>
    <w:rsid w:val="08E4D156"/>
    <w:rsid w:val="090016F1"/>
    <w:rsid w:val="0913C48E"/>
    <w:rsid w:val="093D1310"/>
    <w:rsid w:val="095B79BF"/>
    <w:rsid w:val="099E9436"/>
    <w:rsid w:val="09A7949D"/>
    <w:rsid w:val="09AD0572"/>
    <w:rsid w:val="09CFA6C4"/>
    <w:rsid w:val="09EC5A20"/>
    <w:rsid w:val="09EEA978"/>
    <w:rsid w:val="0A918CE6"/>
    <w:rsid w:val="0A9C9C01"/>
    <w:rsid w:val="0A9EEAB5"/>
    <w:rsid w:val="0AA9CF2E"/>
    <w:rsid w:val="0ABCE748"/>
    <w:rsid w:val="0ACE48AD"/>
    <w:rsid w:val="0AD1FB3E"/>
    <w:rsid w:val="0AD86300"/>
    <w:rsid w:val="0AD98969"/>
    <w:rsid w:val="0AF74A20"/>
    <w:rsid w:val="0B03E37B"/>
    <w:rsid w:val="0B0C6104"/>
    <w:rsid w:val="0B50A833"/>
    <w:rsid w:val="0B51E05D"/>
    <w:rsid w:val="0B6EBFA9"/>
    <w:rsid w:val="0B9D78D0"/>
    <w:rsid w:val="0BA577E6"/>
    <w:rsid w:val="0BF5C60A"/>
    <w:rsid w:val="0C081D9C"/>
    <w:rsid w:val="0C0EE301"/>
    <w:rsid w:val="0C2233FA"/>
    <w:rsid w:val="0C81355B"/>
    <w:rsid w:val="0C82FCAD"/>
    <w:rsid w:val="0CAD6F13"/>
    <w:rsid w:val="0CCA5BBA"/>
    <w:rsid w:val="0CFD047D"/>
    <w:rsid w:val="0D0353C9"/>
    <w:rsid w:val="0D0916D4"/>
    <w:rsid w:val="0D11AA12"/>
    <w:rsid w:val="0D2D271A"/>
    <w:rsid w:val="0D3AE359"/>
    <w:rsid w:val="0D55109E"/>
    <w:rsid w:val="0D7F77EF"/>
    <w:rsid w:val="0D994302"/>
    <w:rsid w:val="0DA84FDE"/>
    <w:rsid w:val="0DB9F9F0"/>
    <w:rsid w:val="0DBF533F"/>
    <w:rsid w:val="0DC6E2F5"/>
    <w:rsid w:val="0DCECCFA"/>
    <w:rsid w:val="0DDD8361"/>
    <w:rsid w:val="0E2ED242"/>
    <w:rsid w:val="0E6C5E34"/>
    <w:rsid w:val="0E8FB2CE"/>
    <w:rsid w:val="0EC41FD4"/>
    <w:rsid w:val="0EE324FB"/>
    <w:rsid w:val="0F0AC886"/>
    <w:rsid w:val="0F1F828C"/>
    <w:rsid w:val="0F326267"/>
    <w:rsid w:val="0F366E02"/>
    <w:rsid w:val="0F3BE95C"/>
    <w:rsid w:val="0F7C1271"/>
    <w:rsid w:val="0F8AD928"/>
    <w:rsid w:val="101E3527"/>
    <w:rsid w:val="1041D111"/>
    <w:rsid w:val="106D645F"/>
    <w:rsid w:val="1072CAFB"/>
    <w:rsid w:val="10DC2D09"/>
    <w:rsid w:val="10F19E8D"/>
    <w:rsid w:val="10F45DA9"/>
    <w:rsid w:val="1116612E"/>
    <w:rsid w:val="1128AF2E"/>
    <w:rsid w:val="114C55E8"/>
    <w:rsid w:val="11D69EDB"/>
    <w:rsid w:val="11F3EF3A"/>
    <w:rsid w:val="12273CC6"/>
    <w:rsid w:val="122CCE50"/>
    <w:rsid w:val="124A05C6"/>
    <w:rsid w:val="127C4487"/>
    <w:rsid w:val="128B4CF5"/>
    <w:rsid w:val="128D3CDE"/>
    <w:rsid w:val="129E01C2"/>
    <w:rsid w:val="12B9DF0D"/>
    <w:rsid w:val="12E1FA27"/>
    <w:rsid w:val="131614A1"/>
    <w:rsid w:val="131911B3"/>
    <w:rsid w:val="133A75AD"/>
    <w:rsid w:val="136CA9D8"/>
    <w:rsid w:val="138D8A60"/>
    <w:rsid w:val="13C39745"/>
    <w:rsid w:val="13C71A97"/>
    <w:rsid w:val="1441D4DE"/>
    <w:rsid w:val="147E3565"/>
    <w:rsid w:val="1483A9D1"/>
    <w:rsid w:val="149032E5"/>
    <w:rsid w:val="14D01348"/>
    <w:rsid w:val="14E7B02B"/>
    <w:rsid w:val="14E7ED41"/>
    <w:rsid w:val="1500AC68"/>
    <w:rsid w:val="151BEA91"/>
    <w:rsid w:val="154E275A"/>
    <w:rsid w:val="155D3518"/>
    <w:rsid w:val="1561FD49"/>
    <w:rsid w:val="158F9179"/>
    <w:rsid w:val="15AAEBF9"/>
    <w:rsid w:val="15D5A817"/>
    <w:rsid w:val="15E97330"/>
    <w:rsid w:val="1609B8D9"/>
    <w:rsid w:val="16171D3D"/>
    <w:rsid w:val="161E35E6"/>
    <w:rsid w:val="161FCB13"/>
    <w:rsid w:val="166F43AC"/>
    <w:rsid w:val="16B9F294"/>
    <w:rsid w:val="16CC4F28"/>
    <w:rsid w:val="16CF4625"/>
    <w:rsid w:val="16DE057A"/>
    <w:rsid w:val="17009F6F"/>
    <w:rsid w:val="1731EA05"/>
    <w:rsid w:val="1735CCA1"/>
    <w:rsid w:val="17E81F88"/>
    <w:rsid w:val="17F41181"/>
    <w:rsid w:val="1838A303"/>
    <w:rsid w:val="184ED914"/>
    <w:rsid w:val="185A6527"/>
    <w:rsid w:val="18651BAD"/>
    <w:rsid w:val="187DBB09"/>
    <w:rsid w:val="1885EFFA"/>
    <w:rsid w:val="18A19CED"/>
    <w:rsid w:val="18A220DA"/>
    <w:rsid w:val="18AC8831"/>
    <w:rsid w:val="18AD3D39"/>
    <w:rsid w:val="18F7C828"/>
    <w:rsid w:val="1909B500"/>
    <w:rsid w:val="19247870"/>
    <w:rsid w:val="19280FD8"/>
    <w:rsid w:val="192C8ADC"/>
    <w:rsid w:val="19387613"/>
    <w:rsid w:val="19519B4D"/>
    <w:rsid w:val="1954C7F7"/>
    <w:rsid w:val="19B6A498"/>
    <w:rsid w:val="1A17EF57"/>
    <w:rsid w:val="1A22D2F6"/>
    <w:rsid w:val="1A2A4A74"/>
    <w:rsid w:val="1A64E699"/>
    <w:rsid w:val="1A6ABC4A"/>
    <w:rsid w:val="1ACA76F1"/>
    <w:rsid w:val="1AD302D5"/>
    <w:rsid w:val="1ADA38A6"/>
    <w:rsid w:val="1AE141C6"/>
    <w:rsid w:val="1B2D4DEA"/>
    <w:rsid w:val="1B31ECB7"/>
    <w:rsid w:val="1B537B3C"/>
    <w:rsid w:val="1B72E9B8"/>
    <w:rsid w:val="1B99C8D3"/>
    <w:rsid w:val="1BA8057D"/>
    <w:rsid w:val="1BD21B0C"/>
    <w:rsid w:val="1C291634"/>
    <w:rsid w:val="1C6C5188"/>
    <w:rsid w:val="1C9FD11F"/>
    <w:rsid w:val="1CA88885"/>
    <w:rsid w:val="1CBDBA34"/>
    <w:rsid w:val="1CF95A6A"/>
    <w:rsid w:val="1D02EF87"/>
    <w:rsid w:val="1D0D787F"/>
    <w:rsid w:val="1D52A67F"/>
    <w:rsid w:val="1D73FFCB"/>
    <w:rsid w:val="1D8E5D95"/>
    <w:rsid w:val="1DEFA475"/>
    <w:rsid w:val="1DF1F934"/>
    <w:rsid w:val="1E1B0C6E"/>
    <w:rsid w:val="1E45FC88"/>
    <w:rsid w:val="1EBF9550"/>
    <w:rsid w:val="1EC2398D"/>
    <w:rsid w:val="1EF6A7CF"/>
    <w:rsid w:val="1F00D207"/>
    <w:rsid w:val="1F2826B9"/>
    <w:rsid w:val="1F2ED281"/>
    <w:rsid w:val="1F39A503"/>
    <w:rsid w:val="1F8692AB"/>
    <w:rsid w:val="1FAE78B6"/>
    <w:rsid w:val="1FD97437"/>
    <w:rsid w:val="1FE4C5FA"/>
    <w:rsid w:val="204EECFF"/>
    <w:rsid w:val="2075070A"/>
    <w:rsid w:val="2079A597"/>
    <w:rsid w:val="208592F6"/>
    <w:rsid w:val="20B7AC2F"/>
    <w:rsid w:val="20C5BE6C"/>
    <w:rsid w:val="20CCD204"/>
    <w:rsid w:val="2166BD1B"/>
    <w:rsid w:val="218D9F95"/>
    <w:rsid w:val="21AD080A"/>
    <w:rsid w:val="21AD8B0F"/>
    <w:rsid w:val="21B3138D"/>
    <w:rsid w:val="21B71A53"/>
    <w:rsid w:val="21BC9260"/>
    <w:rsid w:val="21C75271"/>
    <w:rsid w:val="21E1357B"/>
    <w:rsid w:val="21EBD225"/>
    <w:rsid w:val="22398C10"/>
    <w:rsid w:val="22578070"/>
    <w:rsid w:val="2273E5CB"/>
    <w:rsid w:val="2280593B"/>
    <w:rsid w:val="2290C019"/>
    <w:rsid w:val="22A1D704"/>
    <w:rsid w:val="22E397B1"/>
    <w:rsid w:val="22F318CC"/>
    <w:rsid w:val="230EB2F1"/>
    <w:rsid w:val="2389D375"/>
    <w:rsid w:val="238D2ABF"/>
    <w:rsid w:val="23B265A9"/>
    <w:rsid w:val="240DE0F1"/>
    <w:rsid w:val="2457BB0E"/>
    <w:rsid w:val="24808899"/>
    <w:rsid w:val="24DF84A2"/>
    <w:rsid w:val="252C02D0"/>
    <w:rsid w:val="2566A17F"/>
    <w:rsid w:val="25DAC925"/>
    <w:rsid w:val="25F315D2"/>
    <w:rsid w:val="25FCA94C"/>
    <w:rsid w:val="2600DC27"/>
    <w:rsid w:val="260A4E66"/>
    <w:rsid w:val="260B0720"/>
    <w:rsid w:val="2613E2CA"/>
    <w:rsid w:val="262AE0D9"/>
    <w:rsid w:val="2630C5E4"/>
    <w:rsid w:val="2666D78C"/>
    <w:rsid w:val="26781CA8"/>
    <w:rsid w:val="269BBCCB"/>
    <w:rsid w:val="26A46542"/>
    <w:rsid w:val="26C70FA4"/>
    <w:rsid w:val="26D39CFF"/>
    <w:rsid w:val="27196413"/>
    <w:rsid w:val="274581B3"/>
    <w:rsid w:val="27459714"/>
    <w:rsid w:val="275A676D"/>
    <w:rsid w:val="27DD3A94"/>
    <w:rsid w:val="27E11AD9"/>
    <w:rsid w:val="281E0CAE"/>
    <w:rsid w:val="28812EB8"/>
    <w:rsid w:val="28A6D411"/>
    <w:rsid w:val="28DA1529"/>
    <w:rsid w:val="28E71631"/>
    <w:rsid w:val="28E87551"/>
    <w:rsid w:val="28F8C1C6"/>
    <w:rsid w:val="28FBD664"/>
    <w:rsid w:val="29110717"/>
    <w:rsid w:val="292E2DC2"/>
    <w:rsid w:val="29832C11"/>
    <w:rsid w:val="299B549B"/>
    <w:rsid w:val="29E3E3FC"/>
    <w:rsid w:val="2A0E1D3C"/>
    <w:rsid w:val="2A93BD67"/>
    <w:rsid w:val="2AB7428B"/>
    <w:rsid w:val="2ABD4789"/>
    <w:rsid w:val="2AD8BE87"/>
    <w:rsid w:val="2AEE6110"/>
    <w:rsid w:val="2B09736C"/>
    <w:rsid w:val="2B207A16"/>
    <w:rsid w:val="2B38362D"/>
    <w:rsid w:val="2B4FB95C"/>
    <w:rsid w:val="2B97F28F"/>
    <w:rsid w:val="2BA789AA"/>
    <w:rsid w:val="2BBD733B"/>
    <w:rsid w:val="2BC0E613"/>
    <w:rsid w:val="2BCDD07D"/>
    <w:rsid w:val="2C0067D8"/>
    <w:rsid w:val="2C17C851"/>
    <w:rsid w:val="2C1C9366"/>
    <w:rsid w:val="2C299B71"/>
    <w:rsid w:val="2C509396"/>
    <w:rsid w:val="2C62B552"/>
    <w:rsid w:val="2C7C2A6A"/>
    <w:rsid w:val="2C9884F3"/>
    <w:rsid w:val="2CA266B5"/>
    <w:rsid w:val="2CA3CF4E"/>
    <w:rsid w:val="2CAEE75D"/>
    <w:rsid w:val="2D2F0C3B"/>
    <w:rsid w:val="2D59753A"/>
    <w:rsid w:val="2D70FB38"/>
    <w:rsid w:val="2D7B01BE"/>
    <w:rsid w:val="2DDD514B"/>
    <w:rsid w:val="2DE734A5"/>
    <w:rsid w:val="2E0023EC"/>
    <w:rsid w:val="2E0BBF46"/>
    <w:rsid w:val="2E16F1DF"/>
    <w:rsid w:val="2E30C8C1"/>
    <w:rsid w:val="2E7856E2"/>
    <w:rsid w:val="2EB68E75"/>
    <w:rsid w:val="2ECD801E"/>
    <w:rsid w:val="2ED8DDAB"/>
    <w:rsid w:val="2EDAF738"/>
    <w:rsid w:val="2F48E1E3"/>
    <w:rsid w:val="2F833249"/>
    <w:rsid w:val="2F87FCFB"/>
    <w:rsid w:val="2FA2BF05"/>
    <w:rsid w:val="2FB903FF"/>
    <w:rsid w:val="300E0EC0"/>
    <w:rsid w:val="301D384D"/>
    <w:rsid w:val="3047118A"/>
    <w:rsid w:val="3074692D"/>
    <w:rsid w:val="3086D7F2"/>
    <w:rsid w:val="30C781B6"/>
    <w:rsid w:val="30D40B2A"/>
    <w:rsid w:val="30D4183A"/>
    <w:rsid w:val="30E9746B"/>
    <w:rsid w:val="311F468D"/>
    <w:rsid w:val="312433C7"/>
    <w:rsid w:val="3160D1E2"/>
    <w:rsid w:val="316B8037"/>
    <w:rsid w:val="317C6F5B"/>
    <w:rsid w:val="318454FA"/>
    <w:rsid w:val="3193226C"/>
    <w:rsid w:val="3199E531"/>
    <w:rsid w:val="31A44B78"/>
    <w:rsid w:val="31B357B1"/>
    <w:rsid w:val="31CA726D"/>
    <w:rsid w:val="32046780"/>
    <w:rsid w:val="320735E1"/>
    <w:rsid w:val="32227D90"/>
    <w:rsid w:val="3243648C"/>
    <w:rsid w:val="324A963D"/>
    <w:rsid w:val="326B1F36"/>
    <w:rsid w:val="328B40BA"/>
    <w:rsid w:val="32A64266"/>
    <w:rsid w:val="32F66BFD"/>
    <w:rsid w:val="33133049"/>
    <w:rsid w:val="33A64412"/>
    <w:rsid w:val="34355593"/>
    <w:rsid w:val="34462C73"/>
    <w:rsid w:val="34894414"/>
    <w:rsid w:val="34A7D3E7"/>
    <w:rsid w:val="34F5C43E"/>
    <w:rsid w:val="35564C4C"/>
    <w:rsid w:val="356422EC"/>
    <w:rsid w:val="3568E3F9"/>
    <w:rsid w:val="3580C3AC"/>
    <w:rsid w:val="35A7829B"/>
    <w:rsid w:val="35C2A8DD"/>
    <w:rsid w:val="360898AF"/>
    <w:rsid w:val="36249557"/>
    <w:rsid w:val="36567BFA"/>
    <w:rsid w:val="3684984D"/>
    <w:rsid w:val="368EB017"/>
    <w:rsid w:val="36B427F3"/>
    <w:rsid w:val="36DAF504"/>
    <w:rsid w:val="36DCC8FF"/>
    <w:rsid w:val="36E24806"/>
    <w:rsid w:val="36E8E2E3"/>
    <w:rsid w:val="3713A5FD"/>
    <w:rsid w:val="3721B932"/>
    <w:rsid w:val="374DA282"/>
    <w:rsid w:val="378BCFF4"/>
    <w:rsid w:val="378E647A"/>
    <w:rsid w:val="37BD7C6E"/>
    <w:rsid w:val="37BEBC0A"/>
    <w:rsid w:val="37C2AD73"/>
    <w:rsid w:val="380B5AD6"/>
    <w:rsid w:val="38271550"/>
    <w:rsid w:val="382A01A4"/>
    <w:rsid w:val="387AF71A"/>
    <w:rsid w:val="388B9657"/>
    <w:rsid w:val="388FF811"/>
    <w:rsid w:val="38AA73C3"/>
    <w:rsid w:val="38D31A69"/>
    <w:rsid w:val="38DD6221"/>
    <w:rsid w:val="38E0A80C"/>
    <w:rsid w:val="38F53BF1"/>
    <w:rsid w:val="3904C669"/>
    <w:rsid w:val="390981A4"/>
    <w:rsid w:val="391D1316"/>
    <w:rsid w:val="392898C8"/>
    <w:rsid w:val="397935C7"/>
    <w:rsid w:val="397B13C2"/>
    <w:rsid w:val="397FFEC7"/>
    <w:rsid w:val="399096B5"/>
    <w:rsid w:val="39BCD435"/>
    <w:rsid w:val="39E88263"/>
    <w:rsid w:val="3A164926"/>
    <w:rsid w:val="3A3A85EE"/>
    <w:rsid w:val="3A697EA1"/>
    <w:rsid w:val="3A6CC60C"/>
    <w:rsid w:val="3A6FE46B"/>
    <w:rsid w:val="3ADBC91B"/>
    <w:rsid w:val="3B267D95"/>
    <w:rsid w:val="3B2AB893"/>
    <w:rsid w:val="3B574BD9"/>
    <w:rsid w:val="3B6F52A8"/>
    <w:rsid w:val="3B8AFAA9"/>
    <w:rsid w:val="3B9290CE"/>
    <w:rsid w:val="3B937411"/>
    <w:rsid w:val="3B99453E"/>
    <w:rsid w:val="3BD4EE3D"/>
    <w:rsid w:val="3BFC53F2"/>
    <w:rsid w:val="3C26CCB8"/>
    <w:rsid w:val="3C3F2192"/>
    <w:rsid w:val="3C471503"/>
    <w:rsid w:val="3C49784F"/>
    <w:rsid w:val="3C720683"/>
    <w:rsid w:val="3C7AA400"/>
    <w:rsid w:val="3CD40EEE"/>
    <w:rsid w:val="3D2B8048"/>
    <w:rsid w:val="3D52DBDD"/>
    <w:rsid w:val="3D680DE8"/>
    <w:rsid w:val="3DC3AAB2"/>
    <w:rsid w:val="3DC500EF"/>
    <w:rsid w:val="3DD11CB7"/>
    <w:rsid w:val="3DFA0DB7"/>
    <w:rsid w:val="3E0807E2"/>
    <w:rsid w:val="3E38A05F"/>
    <w:rsid w:val="3E5709A9"/>
    <w:rsid w:val="3E70A160"/>
    <w:rsid w:val="3E8BA866"/>
    <w:rsid w:val="3F3859E5"/>
    <w:rsid w:val="3F5E2491"/>
    <w:rsid w:val="3F5E8E90"/>
    <w:rsid w:val="3F91E65B"/>
    <w:rsid w:val="3FA4A302"/>
    <w:rsid w:val="3FD3347A"/>
    <w:rsid w:val="3FD8FE54"/>
    <w:rsid w:val="3FDDD45B"/>
    <w:rsid w:val="3FEFE3FE"/>
    <w:rsid w:val="40118757"/>
    <w:rsid w:val="40146373"/>
    <w:rsid w:val="40656F00"/>
    <w:rsid w:val="408708C2"/>
    <w:rsid w:val="408DFDE0"/>
    <w:rsid w:val="40F0A32E"/>
    <w:rsid w:val="40F7A75C"/>
    <w:rsid w:val="410D1A22"/>
    <w:rsid w:val="4142EE23"/>
    <w:rsid w:val="41584408"/>
    <w:rsid w:val="415FB1EE"/>
    <w:rsid w:val="41642C93"/>
    <w:rsid w:val="41701EA9"/>
    <w:rsid w:val="419F4683"/>
    <w:rsid w:val="41A145F9"/>
    <w:rsid w:val="41E0C48D"/>
    <w:rsid w:val="41EC7036"/>
    <w:rsid w:val="41F1E55A"/>
    <w:rsid w:val="41FA7876"/>
    <w:rsid w:val="421342F9"/>
    <w:rsid w:val="421A3CE5"/>
    <w:rsid w:val="421F4C29"/>
    <w:rsid w:val="4255A0A1"/>
    <w:rsid w:val="428B8C62"/>
    <w:rsid w:val="430C33F0"/>
    <w:rsid w:val="43190791"/>
    <w:rsid w:val="431EDF1C"/>
    <w:rsid w:val="432FAD9B"/>
    <w:rsid w:val="43375C41"/>
    <w:rsid w:val="4340A876"/>
    <w:rsid w:val="4342CB32"/>
    <w:rsid w:val="437B5A62"/>
    <w:rsid w:val="4398863F"/>
    <w:rsid w:val="43A76A31"/>
    <w:rsid w:val="43AB6D55"/>
    <w:rsid w:val="43B02AC5"/>
    <w:rsid w:val="43DB1586"/>
    <w:rsid w:val="43E7C7F6"/>
    <w:rsid w:val="43F0393F"/>
    <w:rsid w:val="4404248E"/>
    <w:rsid w:val="4407E77D"/>
    <w:rsid w:val="440C01E0"/>
    <w:rsid w:val="440E88D0"/>
    <w:rsid w:val="444BB812"/>
    <w:rsid w:val="448DFE6F"/>
    <w:rsid w:val="4490E58A"/>
    <w:rsid w:val="44DBB322"/>
    <w:rsid w:val="44EB1184"/>
    <w:rsid w:val="44EBAFCF"/>
    <w:rsid w:val="452B28F1"/>
    <w:rsid w:val="4571B377"/>
    <w:rsid w:val="4586264D"/>
    <w:rsid w:val="45D05A2A"/>
    <w:rsid w:val="45EAD6AC"/>
    <w:rsid w:val="45ECF3DA"/>
    <w:rsid w:val="45FA292D"/>
    <w:rsid w:val="45FAC2AE"/>
    <w:rsid w:val="45FC2747"/>
    <w:rsid w:val="45FD6DAA"/>
    <w:rsid w:val="46156EAE"/>
    <w:rsid w:val="4628A428"/>
    <w:rsid w:val="4645E1A8"/>
    <w:rsid w:val="46519E37"/>
    <w:rsid w:val="4685B1FF"/>
    <w:rsid w:val="46A5CF3A"/>
    <w:rsid w:val="470C5D0D"/>
    <w:rsid w:val="470D22FF"/>
    <w:rsid w:val="47285ACA"/>
    <w:rsid w:val="47530EBA"/>
    <w:rsid w:val="47679950"/>
    <w:rsid w:val="47FC52BE"/>
    <w:rsid w:val="47FF450C"/>
    <w:rsid w:val="48014773"/>
    <w:rsid w:val="4832C272"/>
    <w:rsid w:val="4847C7A4"/>
    <w:rsid w:val="486338B1"/>
    <w:rsid w:val="4894F50D"/>
    <w:rsid w:val="4895A703"/>
    <w:rsid w:val="48B367DA"/>
    <w:rsid w:val="48B56630"/>
    <w:rsid w:val="48DCC4E0"/>
    <w:rsid w:val="48E516D4"/>
    <w:rsid w:val="48F109FE"/>
    <w:rsid w:val="4915B3F6"/>
    <w:rsid w:val="4959639D"/>
    <w:rsid w:val="496C0EBD"/>
    <w:rsid w:val="4975FC39"/>
    <w:rsid w:val="4991831B"/>
    <w:rsid w:val="49945F9F"/>
    <w:rsid w:val="499C5E24"/>
    <w:rsid w:val="49A2082D"/>
    <w:rsid w:val="49A8E92E"/>
    <w:rsid w:val="49B09820"/>
    <w:rsid w:val="49C99D5C"/>
    <w:rsid w:val="49F0BBA2"/>
    <w:rsid w:val="49FF84B0"/>
    <w:rsid w:val="4A08AFCA"/>
    <w:rsid w:val="4A321429"/>
    <w:rsid w:val="4A4A1C1B"/>
    <w:rsid w:val="4AA2381F"/>
    <w:rsid w:val="4AAB03D1"/>
    <w:rsid w:val="4AD4276D"/>
    <w:rsid w:val="4ADA5902"/>
    <w:rsid w:val="4AE1CAB2"/>
    <w:rsid w:val="4B1D7EDE"/>
    <w:rsid w:val="4B1E1073"/>
    <w:rsid w:val="4B6271AA"/>
    <w:rsid w:val="4B832C83"/>
    <w:rsid w:val="4BE2F89D"/>
    <w:rsid w:val="4BE88A31"/>
    <w:rsid w:val="4BEAF8BA"/>
    <w:rsid w:val="4C584853"/>
    <w:rsid w:val="4C5BB43C"/>
    <w:rsid w:val="4C5DB729"/>
    <w:rsid w:val="4C72F34B"/>
    <w:rsid w:val="4C7ABF18"/>
    <w:rsid w:val="4C7F8E87"/>
    <w:rsid w:val="4C9987AF"/>
    <w:rsid w:val="4CB6067D"/>
    <w:rsid w:val="4CBC37E8"/>
    <w:rsid w:val="4CEB1DC4"/>
    <w:rsid w:val="4CEC568D"/>
    <w:rsid w:val="4D112604"/>
    <w:rsid w:val="4D51D6C9"/>
    <w:rsid w:val="4D62E520"/>
    <w:rsid w:val="4D6608B7"/>
    <w:rsid w:val="4D77C77D"/>
    <w:rsid w:val="4DA22B59"/>
    <w:rsid w:val="4DA295FF"/>
    <w:rsid w:val="4DA340A7"/>
    <w:rsid w:val="4DCAD3CC"/>
    <w:rsid w:val="4DCCEE7F"/>
    <w:rsid w:val="4E7C7AE4"/>
    <w:rsid w:val="4EEA37A6"/>
    <w:rsid w:val="4EFC57AF"/>
    <w:rsid w:val="4F0356C2"/>
    <w:rsid w:val="4F1FB659"/>
    <w:rsid w:val="4F592A93"/>
    <w:rsid w:val="4F67ACE2"/>
    <w:rsid w:val="4FADC8BE"/>
    <w:rsid w:val="4FB1901D"/>
    <w:rsid w:val="4FB1E12D"/>
    <w:rsid w:val="4FC3FA5F"/>
    <w:rsid w:val="4FD96E6D"/>
    <w:rsid w:val="4FE3DEEC"/>
    <w:rsid w:val="5002DF2D"/>
    <w:rsid w:val="5054D944"/>
    <w:rsid w:val="50AF71B3"/>
    <w:rsid w:val="512F1273"/>
    <w:rsid w:val="515E12E0"/>
    <w:rsid w:val="51712D0B"/>
    <w:rsid w:val="51889515"/>
    <w:rsid w:val="51AAAEDC"/>
    <w:rsid w:val="522467C9"/>
    <w:rsid w:val="52314DFD"/>
    <w:rsid w:val="52338E86"/>
    <w:rsid w:val="523D5D79"/>
    <w:rsid w:val="527FEBD0"/>
    <w:rsid w:val="52840300"/>
    <w:rsid w:val="528894BF"/>
    <w:rsid w:val="52BD4893"/>
    <w:rsid w:val="530D8D11"/>
    <w:rsid w:val="531F31FF"/>
    <w:rsid w:val="53799EFA"/>
    <w:rsid w:val="53920B39"/>
    <w:rsid w:val="53953521"/>
    <w:rsid w:val="5405E933"/>
    <w:rsid w:val="542324E0"/>
    <w:rsid w:val="54465C06"/>
    <w:rsid w:val="5451183D"/>
    <w:rsid w:val="545DDE9F"/>
    <w:rsid w:val="547E6E53"/>
    <w:rsid w:val="548ED528"/>
    <w:rsid w:val="54921C10"/>
    <w:rsid w:val="54CAD1D4"/>
    <w:rsid w:val="5504B540"/>
    <w:rsid w:val="5524B1F4"/>
    <w:rsid w:val="5528448E"/>
    <w:rsid w:val="5533891E"/>
    <w:rsid w:val="553D04F8"/>
    <w:rsid w:val="55534519"/>
    <w:rsid w:val="55648D84"/>
    <w:rsid w:val="556AD23B"/>
    <w:rsid w:val="55C196E3"/>
    <w:rsid w:val="55CFF55E"/>
    <w:rsid w:val="55D6F801"/>
    <w:rsid w:val="56096686"/>
    <w:rsid w:val="5615DB8A"/>
    <w:rsid w:val="561F0F7A"/>
    <w:rsid w:val="563BADC6"/>
    <w:rsid w:val="5680B284"/>
    <w:rsid w:val="56A4AFF5"/>
    <w:rsid w:val="56BCF3F8"/>
    <w:rsid w:val="57094AF2"/>
    <w:rsid w:val="5709A729"/>
    <w:rsid w:val="57122467"/>
    <w:rsid w:val="57387264"/>
    <w:rsid w:val="583505B1"/>
    <w:rsid w:val="5840055A"/>
    <w:rsid w:val="5884E341"/>
    <w:rsid w:val="58854F3F"/>
    <w:rsid w:val="589C1365"/>
    <w:rsid w:val="589F4971"/>
    <w:rsid w:val="58C723D0"/>
    <w:rsid w:val="58DFC90C"/>
    <w:rsid w:val="58F6EDA6"/>
    <w:rsid w:val="5970B672"/>
    <w:rsid w:val="59A5627F"/>
    <w:rsid w:val="59A94E93"/>
    <w:rsid w:val="59AD7A10"/>
    <w:rsid w:val="59B2087D"/>
    <w:rsid w:val="59E052D8"/>
    <w:rsid w:val="59EF0AE0"/>
    <w:rsid w:val="59FB4A45"/>
    <w:rsid w:val="59FBB984"/>
    <w:rsid w:val="5A4D7372"/>
    <w:rsid w:val="5A5BB94B"/>
    <w:rsid w:val="5A695E71"/>
    <w:rsid w:val="5A721AC1"/>
    <w:rsid w:val="5A83A121"/>
    <w:rsid w:val="5A8A3FA7"/>
    <w:rsid w:val="5A931C49"/>
    <w:rsid w:val="5AA22D7F"/>
    <w:rsid w:val="5AC341BD"/>
    <w:rsid w:val="5B08B008"/>
    <w:rsid w:val="5B1B2B1A"/>
    <w:rsid w:val="5B2ABF7B"/>
    <w:rsid w:val="5B3871D5"/>
    <w:rsid w:val="5B59C1AF"/>
    <w:rsid w:val="5B8C006C"/>
    <w:rsid w:val="5BB20983"/>
    <w:rsid w:val="5BE1EF08"/>
    <w:rsid w:val="5BE3F026"/>
    <w:rsid w:val="5C2804D7"/>
    <w:rsid w:val="5C53177B"/>
    <w:rsid w:val="5C8A08EC"/>
    <w:rsid w:val="5C96D583"/>
    <w:rsid w:val="5CDEF152"/>
    <w:rsid w:val="5D0C1EF0"/>
    <w:rsid w:val="5D60C771"/>
    <w:rsid w:val="5D6EA534"/>
    <w:rsid w:val="5DE5828B"/>
    <w:rsid w:val="5DEDAD1E"/>
    <w:rsid w:val="5DF5CDCF"/>
    <w:rsid w:val="5E0245FE"/>
    <w:rsid w:val="5E49F90C"/>
    <w:rsid w:val="5E86CD53"/>
    <w:rsid w:val="5E8A636B"/>
    <w:rsid w:val="5EA3FAF0"/>
    <w:rsid w:val="5F2EF5D3"/>
    <w:rsid w:val="5F466F6C"/>
    <w:rsid w:val="5F46703F"/>
    <w:rsid w:val="5F8FE2D2"/>
    <w:rsid w:val="5F99C510"/>
    <w:rsid w:val="5FD74D4C"/>
    <w:rsid w:val="5FFF8BF7"/>
    <w:rsid w:val="602E648B"/>
    <w:rsid w:val="603EF9A5"/>
    <w:rsid w:val="6074392B"/>
    <w:rsid w:val="607FE744"/>
    <w:rsid w:val="60AA94F5"/>
    <w:rsid w:val="61031C70"/>
    <w:rsid w:val="6133EFE8"/>
    <w:rsid w:val="61677B6F"/>
    <w:rsid w:val="6174A5AB"/>
    <w:rsid w:val="618FED98"/>
    <w:rsid w:val="61A835A7"/>
    <w:rsid w:val="61D9D80E"/>
    <w:rsid w:val="61DACA06"/>
    <w:rsid w:val="61F4E8A8"/>
    <w:rsid w:val="621765BE"/>
    <w:rsid w:val="6222E89E"/>
    <w:rsid w:val="62528FBC"/>
    <w:rsid w:val="629FB4DD"/>
    <w:rsid w:val="62D6127C"/>
    <w:rsid w:val="62F327E7"/>
    <w:rsid w:val="6328679B"/>
    <w:rsid w:val="63490317"/>
    <w:rsid w:val="63548DBE"/>
    <w:rsid w:val="6355993B"/>
    <w:rsid w:val="63591DEB"/>
    <w:rsid w:val="63822D28"/>
    <w:rsid w:val="6385156A"/>
    <w:rsid w:val="638876EB"/>
    <w:rsid w:val="63F0CE5A"/>
    <w:rsid w:val="640F423C"/>
    <w:rsid w:val="642CB859"/>
    <w:rsid w:val="642E6C3C"/>
    <w:rsid w:val="64380760"/>
    <w:rsid w:val="643A5E53"/>
    <w:rsid w:val="6448DB03"/>
    <w:rsid w:val="645D2E40"/>
    <w:rsid w:val="648E7F95"/>
    <w:rsid w:val="655B7827"/>
    <w:rsid w:val="6577A611"/>
    <w:rsid w:val="65997317"/>
    <w:rsid w:val="65A5CB06"/>
    <w:rsid w:val="65E2F9D0"/>
    <w:rsid w:val="65E566F5"/>
    <w:rsid w:val="6602F8B5"/>
    <w:rsid w:val="664F6353"/>
    <w:rsid w:val="6658B435"/>
    <w:rsid w:val="668B969F"/>
    <w:rsid w:val="669B067C"/>
    <w:rsid w:val="669BE8AA"/>
    <w:rsid w:val="66BBFA7C"/>
    <w:rsid w:val="66C296CC"/>
    <w:rsid w:val="66F82F9E"/>
    <w:rsid w:val="670175DD"/>
    <w:rsid w:val="671EAAD1"/>
    <w:rsid w:val="6762906E"/>
    <w:rsid w:val="67703188"/>
    <w:rsid w:val="677BABD8"/>
    <w:rsid w:val="678DB466"/>
    <w:rsid w:val="67A014A9"/>
    <w:rsid w:val="67B78ADA"/>
    <w:rsid w:val="67D6A258"/>
    <w:rsid w:val="67E0DA14"/>
    <w:rsid w:val="67E48A19"/>
    <w:rsid w:val="6835C65A"/>
    <w:rsid w:val="684358E0"/>
    <w:rsid w:val="68A246E9"/>
    <w:rsid w:val="68BED150"/>
    <w:rsid w:val="68D05D73"/>
    <w:rsid w:val="68E00A0C"/>
    <w:rsid w:val="68F74B3A"/>
    <w:rsid w:val="69037A07"/>
    <w:rsid w:val="692A4923"/>
    <w:rsid w:val="6934F729"/>
    <w:rsid w:val="69A895D7"/>
    <w:rsid w:val="69D32524"/>
    <w:rsid w:val="69D48FFE"/>
    <w:rsid w:val="6A0384C5"/>
    <w:rsid w:val="6A4B7B35"/>
    <w:rsid w:val="6A807801"/>
    <w:rsid w:val="6AAF0906"/>
    <w:rsid w:val="6ABA5F2C"/>
    <w:rsid w:val="6ABB5936"/>
    <w:rsid w:val="6B6764D6"/>
    <w:rsid w:val="6B8D2445"/>
    <w:rsid w:val="6BEF9029"/>
    <w:rsid w:val="6BFA7D48"/>
    <w:rsid w:val="6C24077C"/>
    <w:rsid w:val="6C585B50"/>
    <w:rsid w:val="6C5E6AED"/>
    <w:rsid w:val="6C7CE26C"/>
    <w:rsid w:val="6CC5B750"/>
    <w:rsid w:val="6CCDD6AC"/>
    <w:rsid w:val="6CD1C633"/>
    <w:rsid w:val="6CE40A62"/>
    <w:rsid w:val="6D156DB7"/>
    <w:rsid w:val="6D3389A8"/>
    <w:rsid w:val="6D933B3B"/>
    <w:rsid w:val="6DAC1AE4"/>
    <w:rsid w:val="6DB9E8E5"/>
    <w:rsid w:val="6DC99D66"/>
    <w:rsid w:val="6DCEC31F"/>
    <w:rsid w:val="6DCF09DF"/>
    <w:rsid w:val="6E0C10D7"/>
    <w:rsid w:val="6E0ED757"/>
    <w:rsid w:val="6E1B4805"/>
    <w:rsid w:val="6E2A7292"/>
    <w:rsid w:val="6E2AD7C0"/>
    <w:rsid w:val="6E57F4A9"/>
    <w:rsid w:val="6E66C47A"/>
    <w:rsid w:val="6E6983D6"/>
    <w:rsid w:val="6E78E9A6"/>
    <w:rsid w:val="6E8E3BA5"/>
    <w:rsid w:val="6EA1D46A"/>
    <w:rsid w:val="6EF4910A"/>
    <w:rsid w:val="6EF7C412"/>
    <w:rsid w:val="6EF8413B"/>
    <w:rsid w:val="6F2B21E3"/>
    <w:rsid w:val="6F5872B1"/>
    <w:rsid w:val="6F6EE942"/>
    <w:rsid w:val="6F75D824"/>
    <w:rsid w:val="6FC7A38A"/>
    <w:rsid w:val="6FDCD3C5"/>
    <w:rsid w:val="702BA7B1"/>
    <w:rsid w:val="70FF537D"/>
    <w:rsid w:val="71083364"/>
    <w:rsid w:val="71962D1B"/>
    <w:rsid w:val="71981B08"/>
    <w:rsid w:val="71991787"/>
    <w:rsid w:val="71DAFA49"/>
    <w:rsid w:val="71EED34D"/>
    <w:rsid w:val="7217D023"/>
    <w:rsid w:val="721B1ECE"/>
    <w:rsid w:val="72303497"/>
    <w:rsid w:val="724195F1"/>
    <w:rsid w:val="726A4D85"/>
    <w:rsid w:val="7271F519"/>
    <w:rsid w:val="7291A3B1"/>
    <w:rsid w:val="72A4E2FB"/>
    <w:rsid w:val="72E28E77"/>
    <w:rsid w:val="72E9382C"/>
    <w:rsid w:val="730048DB"/>
    <w:rsid w:val="7307B02E"/>
    <w:rsid w:val="7310A3FD"/>
    <w:rsid w:val="73246D53"/>
    <w:rsid w:val="733CAB3B"/>
    <w:rsid w:val="734D387A"/>
    <w:rsid w:val="735666E5"/>
    <w:rsid w:val="73EA6B08"/>
    <w:rsid w:val="73F5C9F8"/>
    <w:rsid w:val="7402083E"/>
    <w:rsid w:val="7421415F"/>
    <w:rsid w:val="74514C1E"/>
    <w:rsid w:val="7458627A"/>
    <w:rsid w:val="748A732E"/>
    <w:rsid w:val="749DE634"/>
    <w:rsid w:val="74D9ADAA"/>
    <w:rsid w:val="74E88DDF"/>
    <w:rsid w:val="74EFF6E4"/>
    <w:rsid w:val="75048D9D"/>
    <w:rsid w:val="7505CF93"/>
    <w:rsid w:val="750AD2B0"/>
    <w:rsid w:val="755CBAB9"/>
    <w:rsid w:val="75688909"/>
    <w:rsid w:val="756BF6D0"/>
    <w:rsid w:val="759F601C"/>
    <w:rsid w:val="75CAB4BF"/>
    <w:rsid w:val="75D2E6AF"/>
    <w:rsid w:val="75E0E188"/>
    <w:rsid w:val="7611731A"/>
    <w:rsid w:val="765ED976"/>
    <w:rsid w:val="7671939D"/>
    <w:rsid w:val="7683F609"/>
    <w:rsid w:val="76C6075F"/>
    <w:rsid w:val="7715F6AF"/>
    <w:rsid w:val="77734044"/>
    <w:rsid w:val="778CBF6C"/>
    <w:rsid w:val="77B5AF59"/>
    <w:rsid w:val="77BA42B9"/>
    <w:rsid w:val="77BE76E7"/>
    <w:rsid w:val="77CA8BAD"/>
    <w:rsid w:val="7815BACA"/>
    <w:rsid w:val="782A7C5B"/>
    <w:rsid w:val="786D5BFA"/>
    <w:rsid w:val="7889B3A7"/>
    <w:rsid w:val="78DCC143"/>
    <w:rsid w:val="78E1024C"/>
    <w:rsid w:val="7990CD55"/>
    <w:rsid w:val="79B85D57"/>
    <w:rsid w:val="79C82E1D"/>
    <w:rsid w:val="79DD8A4C"/>
    <w:rsid w:val="79FE96F5"/>
    <w:rsid w:val="7A0246CD"/>
    <w:rsid w:val="7A780AA0"/>
    <w:rsid w:val="7A789B3E"/>
    <w:rsid w:val="7A81865F"/>
    <w:rsid w:val="7A86CD2F"/>
    <w:rsid w:val="7A8EA483"/>
    <w:rsid w:val="7A98A3B7"/>
    <w:rsid w:val="7AA30AEF"/>
    <w:rsid w:val="7AA7441A"/>
    <w:rsid w:val="7AB686B3"/>
    <w:rsid w:val="7AC39247"/>
    <w:rsid w:val="7B49A7A1"/>
    <w:rsid w:val="7B65E0F3"/>
    <w:rsid w:val="7B84FF8D"/>
    <w:rsid w:val="7BC72F00"/>
    <w:rsid w:val="7BDEEE8F"/>
    <w:rsid w:val="7BE02A27"/>
    <w:rsid w:val="7C42550B"/>
    <w:rsid w:val="7C43147B"/>
    <w:rsid w:val="7C4F5B11"/>
    <w:rsid w:val="7C692B30"/>
    <w:rsid w:val="7CB83645"/>
    <w:rsid w:val="7CBB70EC"/>
    <w:rsid w:val="7CC8CDA9"/>
    <w:rsid w:val="7CDDFA35"/>
    <w:rsid w:val="7D0FBA29"/>
    <w:rsid w:val="7D6518C1"/>
    <w:rsid w:val="7D719E91"/>
    <w:rsid w:val="7D7489F5"/>
    <w:rsid w:val="7D90F848"/>
    <w:rsid w:val="7D9E3EAA"/>
    <w:rsid w:val="7DB634B0"/>
    <w:rsid w:val="7DC14CFB"/>
    <w:rsid w:val="7DD4444E"/>
    <w:rsid w:val="7DE77095"/>
    <w:rsid w:val="7E26FF1B"/>
    <w:rsid w:val="7E79D6E2"/>
    <w:rsid w:val="7EAD11C2"/>
    <w:rsid w:val="7EC15D2F"/>
    <w:rsid w:val="7F21EA24"/>
    <w:rsid w:val="7F46CF54"/>
    <w:rsid w:val="7F4F7724"/>
    <w:rsid w:val="7F5CEB7E"/>
    <w:rsid w:val="7F735B15"/>
    <w:rsid w:val="7F8309A3"/>
    <w:rsid w:val="7FA04BB5"/>
    <w:rsid w:val="7FCE195C"/>
    <w:rsid w:val="7FD119FB"/>
    <w:rsid w:val="7FD8058E"/>
    <w:rsid w:val="7FDACE2C"/>
    <w:rsid w:val="7FEE55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61674C"/>
  <w15:chartTrackingRefBased/>
  <w15:docId w15:val="{49791C3D-63F2-4920-8D9B-A43BC2E5E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86D"/>
    <w:pPr>
      <w:keepNext/>
      <w:keepLines/>
      <w:spacing w:before="240"/>
      <w:outlineLvl w:val="0"/>
    </w:pPr>
    <w:rPr>
      <w:rFonts w:ascii="Franklin Gothic Medium" w:eastAsiaTheme="majorEastAsia" w:hAnsi="Franklin Gothic Medium" w:cstheme="majorBidi"/>
      <w:color w:val="2F5496" w:themeColor="accent1" w:themeShade="BF"/>
      <w:sz w:val="28"/>
      <w:szCs w:val="28"/>
    </w:rPr>
  </w:style>
  <w:style w:type="paragraph" w:styleId="Heading2">
    <w:name w:val="heading 2"/>
    <w:basedOn w:val="Normal"/>
    <w:next w:val="Normal"/>
    <w:link w:val="Heading2Char"/>
    <w:uiPriority w:val="9"/>
    <w:unhideWhenUsed/>
    <w:qFormat/>
    <w:rsid w:val="003A15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B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A765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A765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A7658"/>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A765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5ADC"/>
    <w:pPr>
      <w:tabs>
        <w:tab w:val="center" w:pos="4680"/>
        <w:tab w:val="right" w:pos="9360"/>
      </w:tabs>
    </w:pPr>
  </w:style>
  <w:style w:type="character" w:customStyle="1" w:styleId="HeaderChar">
    <w:name w:val="Header Char"/>
    <w:basedOn w:val="DefaultParagraphFont"/>
    <w:link w:val="Header"/>
    <w:uiPriority w:val="99"/>
    <w:rsid w:val="00C95ADC"/>
  </w:style>
  <w:style w:type="paragraph" w:styleId="Footer">
    <w:name w:val="footer"/>
    <w:basedOn w:val="Normal"/>
    <w:link w:val="FooterChar"/>
    <w:uiPriority w:val="99"/>
    <w:unhideWhenUsed/>
    <w:rsid w:val="00C95ADC"/>
    <w:pPr>
      <w:tabs>
        <w:tab w:val="center" w:pos="4680"/>
        <w:tab w:val="right" w:pos="9360"/>
      </w:tabs>
    </w:pPr>
  </w:style>
  <w:style w:type="character" w:customStyle="1" w:styleId="FooterChar">
    <w:name w:val="Footer Char"/>
    <w:basedOn w:val="DefaultParagraphFont"/>
    <w:link w:val="Footer"/>
    <w:uiPriority w:val="99"/>
    <w:rsid w:val="00C95ADC"/>
  </w:style>
  <w:style w:type="paragraph" w:styleId="ListParagraph">
    <w:name w:val="List Paragraph"/>
    <w:basedOn w:val="Normal"/>
    <w:uiPriority w:val="34"/>
    <w:qFormat/>
    <w:rsid w:val="00D304FE"/>
    <w:pPr>
      <w:ind w:left="720"/>
      <w:contextualSpacing/>
    </w:pPr>
  </w:style>
  <w:style w:type="character" w:styleId="CommentReference">
    <w:name w:val="annotation reference"/>
    <w:basedOn w:val="DefaultParagraphFont"/>
    <w:uiPriority w:val="99"/>
    <w:semiHidden/>
    <w:unhideWhenUsed/>
    <w:rsid w:val="002751A9"/>
    <w:rPr>
      <w:sz w:val="16"/>
      <w:szCs w:val="16"/>
    </w:rPr>
  </w:style>
  <w:style w:type="paragraph" w:styleId="CommentText">
    <w:name w:val="annotation text"/>
    <w:basedOn w:val="Normal"/>
    <w:link w:val="CommentTextChar"/>
    <w:uiPriority w:val="99"/>
    <w:semiHidden/>
    <w:unhideWhenUsed/>
    <w:rsid w:val="002751A9"/>
    <w:rPr>
      <w:sz w:val="20"/>
      <w:szCs w:val="20"/>
    </w:rPr>
  </w:style>
  <w:style w:type="character" w:customStyle="1" w:styleId="CommentTextChar">
    <w:name w:val="Comment Text Char"/>
    <w:basedOn w:val="DefaultParagraphFont"/>
    <w:link w:val="CommentText"/>
    <w:uiPriority w:val="99"/>
    <w:semiHidden/>
    <w:rsid w:val="002751A9"/>
    <w:rPr>
      <w:sz w:val="20"/>
      <w:szCs w:val="20"/>
    </w:rPr>
  </w:style>
  <w:style w:type="paragraph" w:styleId="CommentSubject">
    <w:name w:val="annotation subject"/>
    <w:basedOn w:val="CommentText"/>
    <w:next w:val="CommentText"/>
    <w:link w:val="CommentSubjectChar"/>
    <w:uiPriority w:val="99"/>
    <w:semiHidden/>
    <w:unhideWhenUsed/>
    <w:rsid w:val="002751A9"/>
    <w:rPr>
      <w:b/>
      <w:bCs/>
    </w:rPr>
  </w:style>
  <w:style w:type="character" w:customStyle="1" w:styleId="CommentSubjectChar">
    <w:name w:val="Comment Subject Char"/>
    <w:basedOn w:val="CommentTextChar"/>
    <w:link w:val="CommentSubject"/>
    <w:uiPriority w:val="99"/>
    <w:semiHidden/>
    <w:rsid w:val="002751A9"/>
    <w:rPr>
      <w:b/>
      <w:bCs/>
      <w:sz w:val="20"/>
      <w:szCs w:val="20"/>
    </w:rPr>
  </w:style>
  <w:style w:type="paragraph" w:styleId="BalloonText">
    <w:name w:val="Balloon Text"/>
    <w:basedOn w:val="Normal"/>
    <w:link w:val="BalloonTextChar"/>
    <w:uiPriority w:val="99"/>
    <w:semiHidden/>
    <w:unhideWhenUsed/>
    <w:rsid w:val="002751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51A9"/>
    <w:rPr>
      <w:rFonts w:ascii="Times New Roman" w:hAnsi="Times New Roman" w:cs="Times New Roman"/>
      <w:sz w:val="18"/>
      <w:szCs w:val="18"/>
    </w:rPr>
  </w:style>
  <w:style w:type="character" w:styleId="Hyperlink">
    <w:name w:val="Hyperlink"/>
    <w:basedOn w:val="DefaultParagraphFont"/>
    <w:uiPriority w:val="99"/>
    <w:unhideWhenUsed/>
    <w:rsid w:val="007D3DC0"/>
    <w:rPr>
      <w:color w:val="0000FF"/>
      <w:u w:val="single"/>
    </w:rPr>
  </w:style>
  <w:style w:type="paragraph" w:styleId="Revision">
    <w:name w:val="Revision"/>
    <w:hidden/>
    <w:uiPriority w:val="99"/>
    <w:semiHidden/>
    <w:rsid w:val="009A037B"/>
  </w:style>
  <w:style w:type="table" w:styleId="TableGrid">
    <w:name w:val="Table Grid"/>
    <w:basedOn w:val="TableNormal"/>
    <w:uiPriority w:val="39"/>
    <w:rsid w:val="008C1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CA1AE6"/>
    <w:rPr>
      <w:color w:val="605E5C"/>
      <w:shd w:val="clear" w:color="auto" w:fill="E1DFDD"/>
    </w:rPr>
  </w:style>
  <w:style w:type="character" w:styleId="PlaceholderText">
    <w:name w:val="Placeholder Text"/>
    <w:basedOn w:val="DefaultParagraphFont"/>
    <w:uiPriority w:val="99"/>
    <w:semiHidden/>
    <w:rsid w:val="007272DB"/>
    <w:rPr>
      <w:color w:val="808080"/>
    </w:rPr>
  </w:style>
  <w:style w:type="paragraph" w:customStyle="1" w:styleId="trt0xe">
    <w:name w:val="trt0xe"/>
    <w:basedOn w:val="Normal"/>
    <w:rsid w:val="005912F9"/>
    <w:pPr>
      <w:spacing w:before="100" w:beforeAutospacing="1" w:after="100" w:afterAutospacing="1"/>
    </w:pPr>
    <w:rPr>
      <w:rFonts w:ascii="Times New Roman" w:eastAsia="Times New Roman" w:hAnsi="Times New Roman" w:cs="Times New Roman"/>
    </w:rPr>
  </w:style>
  <w:style w:type="character" w:styleId="Mention">
    <w:name w:val="Mention"/>
    <w:basedOn w:val="DefaultParagraphFont"/>
    <w:uiPriority w:val="99"/>
    <w:unhideWhenUsed/>
    <w:rsid w:val="00696139"/>
    <w:rPr>
      <w:color w:val="2B579A"/>
      <w:shd w:val="clear" w:color="auto" w:fill="E1DFDD"/>
    </w:rPr>
  </w:style>
  <w:style w:type="paragraph" w:styleId="NoSpacing">
    <w:name w:val="No Spacing"/>
    <w:link w:val="NoSpacingChar"/>
    <w:uiPriority w:val="1"/>
    <w:qFormat/>
    <w:rsid w:val="003D38A4"/>
    <w:rPr>
      <w:rFonts w:eastAsiaTheme="minorEastAsia"/>
      <w:sz w:val="22"/>
      <w:szCs w:val="22"/>
      <w:lang w:eastAsia="zh-CN"/>
    </w:rPr>
  </w:style>
  <w:style w:type="character" w:customStyle="1" w:styleId="NoSpacingChar">
    <w:name w:val="No Spacing Char"/>
    <w:basedOn w:val="DefaultParagraphFont"/>
    <w:link w:val="NoSpacing"/>
    <w:uiPriority w:val="1"/>
    <w:rsid w:val="003D38A4"/>
    <w:rPr>
      <w:rFonts w:eastAsiaTheme="minorEastAsia"/>
      <w:sz w:val="22"/>
      <w:szCs w:val="22"/>
      <w:lang w:eastAsia="zh-CN"/>
    </w:rPr>
  </w:style>
  <w:style w:type="character" w:styleId="PageNumber">
    <w:name w:val="page number"/>
    <w:basedOn w:val="DefaultParagraphFont"/>
    <w:uiPriority w:val="99"/>
    <w:semiHidden/>
    <w:unhideWhenUsed/>
    <w:rsid w:val="0086372B"/>
  </w:style>
  <w:style w:type="character" w:customStyle="1" w:styleId="Heading1Char">
    <w:name w:val="Heading 1 Char"/>
    <w:basedOn w:val="DefaultParagraphFont"/>
    <w:link w:val="Heading1"/>
    <w:uiPriority w:val="9"/>
    <w:rsid w:val="0095586D"/>
    <w:rPr>
      <w:rFonts w:ascii="Franklin Gothic Medium" w:eastAsiaTheme="majorEastAsia" w:hAnsi="Franklin Gothic Medium" w:cstheme="majorBidi"/>
      <w:color w:val="2F5496" w:themeColor="accent1" w:themeShade="BF"/>
      <w:sz w:val="28"/>
      <w:szCs w:val="28"/>
    </w:rPr>
  </w:style>
  <w:style w:type="character" w:customStyle="1" w:styleId="Heading2Char">
    <w:name w:val="Heading 2 Char"/>
    <w:basedOn w:val="DefaultParagraphFont"/>
    <w:link w:val="Heading2"/>
    <w:uiPriority w:val="9"/>
    <w:rsid w:val="003A152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F0CF2"/>
    <w:rPr>
      <w:color w:val="954F72" w:themeColor="followedHyperlink"/>
      <w:u w:val="single"/>
    </w:rPr>
  </w:style>
  <w:style w:type="character" w:customStyle="1" w:styleId="Heading3Char">
    <w:name w:val="Heading 3 Char"/>
    <w:basedOn w:val="DefaultParagraphFont"/>
    <w:link w:val="Heading3"/>
    <w:uiPriority w:val="9"/>
    <w:rsid w:val="00F60BA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87AD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87ADA"/>
    <w:rPr>
      <w:b/>
      <w:bCs/>
    </w:rPr>
  </w:style>
  <w:style w:type="paragraph" w:styleId="TOCHeading">
    <w:name w:val="TOC Heading"/>
    <w:basedOn w:val="Heading1"/>
    <w:next w:val="Normal"/>
    <w:uiPriority w:val="39"/>
    <w:unhideWhenUsed/>
    <w:qFormat/>
    <w:rsid w:val="0034221A"/>
    <w:pPr>
      <w:spacing w:line="259" w:lineRule="auto"/>
      <w:outlineLvl w:val="9"/>
    </w:pPr>
  </w:style>
  <w:style w:type="paragraph" w:styleId="TOC1">
    <w:name w:val="toc 1"/>
    <w:basedOn w:val="Normal"/>
    <w:next w:val="Normal"/>
    <w:autoRedefine/>
    <w:uiPriority w:val="39"/>
    <w:unhideWhenUsed/>
    <w:rsid w:val="0034221A"/>
    <w:pPr>
      <w:spacing w:after="100"/>
    </w:pPr>
  </w:style>
  <w:style w:type="paragraph" w:styleId="TOC2">
    <w:name w:val="toc 2"/>
    <w:basedOn w:val="Normal"/>
    <w:next w:val="Normal"/>
    <w:autoRedefine/>
    <w:uiPriority w:val="39"/>
    <w:unhideWhenUsed/>
    <w:rsid w:val="0034221A"/>
    <w:pPr>
      <w:spacing w:after="100"/>
      <w:ind w:left="240"/>
    </w:pPr>
  </w:style>
  <w:style w:type="paragraph" w:customStyle="1" w:styleId="paragraph">
    <w:name w:val="paragraph"/>
    <w:basedOn w:val="Normal"/>
    <w:rsid w:val="00355B1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55B1F"/>
  </w:style>
  <w:style w:type="character" w:customStyle="1" w:styleId="eop">
    <w:name w:val="eop"/>
    <w:basedOn w:val="DefaultParagraphFont"/>
    <w:rsid w:val="00355B1F"/>
  </w:style>
  <w:style w:type="character" w:customStyle="1" w:styleId="Heading4Char">
    <w:name w:val="Heading 4 Char"/>
    <w:basedOn w:val="DefaultParagraphFont"/>
    <w:link w:val="Heading4"/>
    <w:uiPriority w:val="9"/>
    <w:rsid w:val="003A7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A76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A76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A7658"/>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F35A7B"/>
    <w:pPr>
      <w:spacing w:after="200"/>
    </w:pPr>
    <w:rPr>
      <w:i/>
      <w:iCs/>
      <w:color w:val="44546A" w:themeColor="text2"/>
      <w:sz w:val="18"/>
      <w:szCs w:val="18"/>
    </w:rPr>
  </w:style>
  <w:style w:type="paragraph" w:styleId="TOC3">
    <w:name w:val="toc 3"/>
    <w:basedOn w:val="Normal"/>
    <w:next w:val="Normal"/>
    <w:autoRedefine/>
    <w:uiPriority w:val="39"/>
    <w:unhideWhenUsed/>
    <w:rsid w:val="00E230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911">
      <w:bodyDiv w:val="1"/>
      <w:marLeft w:val="0"/>
      <w:marRight w:val="0"/>
      <w:marTop w:val="0"/>
      <w:marBottom w:val="0"/>
      <w:divBdr>
        <w:top w:val="none" w:sz="0" w:space="0" w:color="auto"/>
        <w:left w:val="none" w:sz="0" w:space="0" w:color="auto"/>
        <w:bottom w:val="none" w:sz="0" w:space="0" w:color="auto"/>
        <w:right w:val="none" w:sz="0" w:space="0" w:color="auto"/>
      </w:divBdr>
    </w:div>
    <w:div w:id="61567402">
      <w:bodyDiv w:val="1"/>
      <w:marLeft w:val="0"/>
      <w:marRight w:val="0"/>
      <w:marTop w:val="0"/>
      <w:marBottom w:val="0"/>
      <w:divBdr>
        <w:top w:val="none" w:sz="0" w:space="0" w:color="auto"/>
        <w:left w:val="none" w:sz="0" w:space="0" w:color="auto"/>
        <w:bottom w:val="none" w:sz="0" w:space="0" w:color="auto"/>
        <w:right w:val="none" w:sz="0" w:space="0" w:color="auto"/>
      </w:divBdr>
    </w:div>
    <w:div w:id="108009559">
      <w:bodyDiv w:val="1"/>
      <w:marLeft w:val="0"/>
      <w:marRight w:val="0"/>
      <w:marTop w:val="0"/>
      <w:marBottom w:val="0"/>
      <w:divBdr>
        <w:top w:val="none" w:sz="0" w:space="0" w:color="auto"/>
        <w:left w:val="none" w:sz="0" w:space="0" w:color="auto"/>
        <w:bottom w:val="none" w:sz="0" w:space="0" w:color="auto"/>
        <w:right w:val="none" w:sz="0" w:space="0" w:color="auto"/>
      </w:divBdr>
      <w:divsChild>
        <w:div w:id="1137381861">
          <w:marLeft w:val="0"/>
          <w:marRight w:val="0"/>
          <w:marTop w:val="0"/>
          <w:marBottom w:val="0"/>
          <w:divBdr>
            <w:top w:val="none" w:sz="0" w:space="0" w:color="auto"/>
            <w:left w:val="none" w:sz="0" w:space="0" w:color="auto"/>
            <w:bottom w:val="none" w:sz="0" w:space="0" w:color="auto"/>
            <w:right w:val="none" w:sz="0" w:space="0" w:color="auto"/>
          </w:divBdr>
          <w:divsChild>
            <w:div w:id="278726968">
              <w:marLeft w:val="0"/>
              <w:marRight w:val="0"/>
              <w:marTop w:val="0"/>
              <w:marBottom w:val="0"/>
              <w:divBdr>
                <w:top w:val="none" w:sz="0" w:space="0" w:color="auto"/>
                <w:left w:val="none" w:sz="0" w:space="0" w:color="auto"/>
                <w:bottom w:val="none" w:sz="0" w:space="0" w:color="auto"/>
                <w:right w:val="none" w:sz="0" w:space="0" w:color="auto"/>
              </w:divBdr>
              <w:divsChild>
                <w:div w:id="7596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94282">
      <w:bodyDiv w:val="1"/>
      <w:marLeft w:val="0"/>
      <w:marRight w:val="0"/>
      <w:marTop w:val="0"/>
      <w:marBottom w:val="0"/>
      <w:divBdr>
        <w:top w:val="none" w:sz="0" w:space="0" w:color="auto"/>
        <w:left w:val="none" w:sz="0" w:space="0" w:color="auto"/>
        <w:bottom w:val="none" w:sz="0" w:space="0" w:color="auto"/>
        <w:right w:val="none" w:sz="0" w:space="0" w:color="auto"/>
      </w:divBdr>
      <w:divsChild>
        <w:div w:id="113016318">
          <w:marLeft w:val="0"/>
          <w:marRight w:val="0"/>
          <w:marTop w:val="0"/>
          <w:marBottom w:val="0"/>
          <w:divBdr>
            <w:top w:val="none" w:sz="0" w:space="0" w:color="auto"/>
            <w:left w:val="none" w:sz="0" w:space="0" w:color="auto"/>
            <w:bottom w:val="none" w:sz="0" w:space="0" w:color="auto"/>
            <w:right w:val="none" w:sz="0" w:space="0" w:color="auto"/>
          </w:divBdr>
          <w:divsChild>
            <w:div w:id="503054339">
              <w:marLeft w:val="0"/>
              <w:marRight w:val="0"/>
              <w:marTop w:val="0"/>
              <w:marBottom w:val="0"/>
              <w:divBdr>
                <w:top w:val="none" w:sz="0" w:space="0" w:color="auto"/>
                <w:left w:val="none" w:sz="0" w:space="0" w:color="auto"/>
                <w:bottom w:val="none" w:sz="0" w:space="0" w:color="auto"/>
                <w:right w:val="none" w:sz="0" w:space="0" w:color="auto"/>
              </w:divBdr>
              <w:divsChild>
                <w:div w:id="1574118717">
                  <w:marLeft w:val="0"/>
                  <w:marRight w:val="0"/>
                  <w:marTop w:val="0"/>
                  <w:marBottom w:val="0"/>
                  <w:divBdr>
                    <w:top w:val="none" w:sz="0" w:space="0" w:color="auto"/>
                    <w:left w:val="none" w:sz="0" w:space="0" w:color="auto"/>
                    <w:bottom w:val="none" w:sz="0" w:space="0" w:color="auto"/>
                    <w:right w:val="none" w:sz="0" w:space="0" w:color="auto"/>
                  </w:divBdr>
                  <w:divsChild>
                    <w:div w:id="2137285965">
                      <w:marLeft w:val="0"/>
                      <w:marRight w:val="0"/>
                      <w:marTop w:val="0"/>
                      <w:marBottom w:val="0"/>
                      <w:divBdr>
                        <w:top w:val="none" w:sz="0" w:space="0" w:color="auto"/>
                        <w:left w:val="none" w:sz="0" w:space="0" w:color="auto"/>
                        <w:bottom w:val="none" w:sz="0" w:space="0" w:color="auto"/>
                        <w:right w:val="none" w:sz="0" w:space="0" w:color="auto"/>
                      </w:divBdr>
                    </w:div>
                  </w:divsChild>
                </w:div>
                <w:div w:id="1861695772">
                  <w:marLeft w:val="0"/>
                  <w:marRight w:val="0"/>
                  <w:marTop w:val="0"/>
                  <w:marBottom w:val="0"/>
                  <w:divBdr>
                    <w:top w:val="none" w:sz="0" w:space="0" w:color="auto"/>
                    <w:left w:val="none" w:sz="0" w:space="0" w:color="auto"/>
                    <w:bottom w:val="none" w:sz="0" w:space="0" w:color="auto"/>
                    <w:right w:val="none" w:sz="0" w:space="0" w:color="auto"/>
                  </w:divBdr>
                  <w:divsChild>
                    <w:div w:id="9673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260">
      <w:bodyDiv w:val="1"/>
      <w:marLeft w:val="0"/>
      <w:marRight w:val="0"/>
      <w:marTop w:val="0"/>
      <w:marBottom w:val="0"/>
      <w:divBdr>
        <w:top w:val="none" w:sz="0" w:space="0" w:color="auto"/>
        <w:left w:val="none" w:sz="0" w:space="0" w:color="auto"/>
        <w:bottom w:val="none" w:sz="0" w:space="0" w:color="auto"/>
        <w:right w:val="none" w:sz="0" w:space="0" w:color="auto"/>
      </w:divBdr>
      <w:divsChild>
        <w:div w:id="1672371631">
          <w:marLeft w:val="0"/>
          <w:marRight w:val="0"/>
          <w:marTop w:val="0"/>
          <w:marBottom w:val="0"/>
          <w:divBdr>
            <w:top w:val="none" w:sz="0" w:space="0" w:color="auto"/>
            <w:left w:val="none" w:sz="0" w:space="0" w:color="auto"/>
            <w:bottom w:val="none" w:sz="0" w:space="0" w:color="auto"/>
            <w:right w:val="none" w:sz="0" w:space="0" w:color="auto"/>
          </w:divBdr>
          <w:divsChild>
            <w:div w:id="1863781813">
              <w:marLeft w:val="0"/>
              <w:marRight w:val="0"/>
              <w:marTop w:val="0"/>
              <w:marBottom w:val="0"/>
              <w:divBdr>
                <w:top w:val="none" w:sz="0" w:space="0" w:color="auto"/>
                <w:left w:val="none" w:sz="0" w:space="0" w:color="auto"/>
                <w:bottom w:val="none" w:sz="0" w:space="0" w:color="auto"/>
                <w:right w:val="none" w:sz="0" w:space="0" w:color="auto"/>
              </w:divBdr>
              <w:divsChild>
                <w:div w:id="434908596">
                  <w:marLeft w:val="0"/>
                  <w:marRight w:val="0"/>
                  <w:marTop w:val="0"/>
                  <w:marBottom w:val="0"/>
                  <w:divBdr>
                    <w:top w:val="none" w:sz="0" w:space="0" w:color="auto"/>
                    <w:left w:val="none" w:sz="0" w:space="0" w:color="auto"/>
                    <w:bottom w:val="none" w:sz="0" w:space="0" w:color="auto"/>
                    <w:right w:val="none" w:sz="0" w:space="0" w:color="auto"/>
                  </w:divBdr>
                </w:div>
                <w:div w:id="10970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89646">
      <w:bodyDiv w:val="1"/>
      <w:marLeft w:val="0"/>
      <w:marRight w:val="0"/>
      <w:marTop w:val="0"/>
      <w:marBottom w:val="0"/>
      <w:divBdr>
        <w:top w:val="none" w:sz="0" w:space="0" w:color="auto"/>
        <w:left w:val="none" w:sz="0" w:space="0" w:color="auto"/>
        <w:bottom w:val="none" w:sz="0" w:space="0" w:color="auto"/>
        <w:right w:val="none" w:sz="0" w:space="0" w:color="auto"/>
      </w:divBdr>
    </w:div>
    <w:div w:id="605962993">
      <w:bodyDiv w:val="1"/>
      <w:marLeft w:val="0"/>
      <w:marRight w:val="0"/>
      <w:marTop w:val="0"/>
      <w:marBottom w:val="0"/>
      <w:divBdr>
        <w:top w:val="none" w:sz="0" w:space="0" w:color="auto"/>
        <w:left w:val="none" w:sz="0" w:space="0" w:color="auto"/>
        <w:bottom w:val="none" w:sz="0" w:space="0" w:color="auto"/>
        <w:right w:val="none" w:sz="0" w:space="0" w:color="auto"/>
      </w:divBdr>
      <w:divsChild>
        <w:div w:id="1142960216">
          <w:marLeft w:val="0"/>
          <w:marRight w:val="0"/>
          <w:marTop w:val="0"/>
          <w:marBottom w:val="0"/>
          <w:divBdr>
            <w:top w:val="none" w:sz="0" w:space="0" w:color="auto"/>
            <w:left w:val="none" w:sz="0" w:space="0" w:color="auto"/>
            <w:bottom w:val="none" w:sz="0" w:space="0" w:color="auto"/>
            <w:right w:val="none" w:sz="0" w:space="0" w:color="auto"/>
          </w:divBdr>
          <w:divsChild>
            <w:div w:id="1711373399">
              <w:marLeft w:val="0"/>
              <w:marRight w:val="0"/>
              <w:marTop w:val="0"/>
              <w:marBottom w:val="0"/>
              <w:divBdr>
                <w:top w:val="none" w:sz="0" w:space="0" w:color="auto"/>
                <w:left w:val="none" w:sz="0" w:space="0" w:color="auto"/>
                <w:bottom w:val="none" w:sz="0" w:space="0" w:color="auto"/>
                <w:right w:val="none" w:sz="0" w:space="0" w:color="auto"/>
              </w:divBdr>
              <w:divsChild>
                <w:div w:id="20657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223">
      <w:bodyDiv w:val="1"/>
      <w:marLeft w:val="0"/>
      <w:marRight w:val="0"/>
      <w:marTop w:val="0"/>
      <w:marBottom w:val="0"/>
      <w:divBdr>
        <w:top w:val="none" w:sz="0" w:space="0" w:color="auto"/>
        <w:left w:val="none" w:sz="0" w:space="0" w:color="auto"/>
        <w:bottom w:val="none" w:sz="0" w:space="0" w:color="auto"/>
        <w:right w:val="none" w:sz="0" w:space="0" w:color="auto"/>
      </w:divBdr>
    </w:div>
    <w:div w:id="717241000">
      <w:bodyDiv w:val="1"/>
      <w:marLeft w:val="0"/>
      <w:marRight w:val="0"/>
      <w:marTop w:val="0"/>
      <w:marBottom w:val="0"/>
      <w:divBdr>
        <w:top w:val="none" w:sz="0" w:space="0" w:color="auto"/>
        <w:left w:val="none" w:sz="0" w:space="0" w:color="auto"/>
        <w:bottom w:val="none" w:sz="0" w:space="0" w:color="auto"/>
        <w:right w:val="none" w:sz="0" w:space="0" w:color="auto"/>
      </w:divBdr>
      <w:divsChild>
        <w:div w:id="949045404">
          <w:marLeft w:val="0"/>
          <w:marRight w:val="0"/>
          <w:marTop w:val="0"/>
          <w:marBottom w:val="0"/>
          <w:divBdr>
            <w:top w:val="none" w:sz="0" w:space="0" w:color="auto"/>
            <w:left w:val="none" w:sz="0" w:space="0" w:color="auto"/>
            <w:bottom w:val="none" w:sz="0" w:space="0" w:color="auto"/>
            <w:right w:val="none" w:sz="0" w:space="0" w:color="auto"/>
          </w:divBdr>
        </w:div>
        <w:div w:id="2122723449">
          <w:marLeft w:val="0"/>
          <w:marRight w:val="0"/>
          <w:marTop w:val="0"/>
          <w:marBottom w:val="0"/>
          <w:divBdr>
            <w:top w:val="none" w:sz="0" w:space="0" w:color="auto"/>
            <w:left w:val="none" w:sz="0" w:space="0" w:color="auto"/>
            <w:bottom w:val="none" w:sz="0" w:space="0" w:color="auto"/>
            <w:right w:val="none" w:sz="0" w:space="0" w:color="auto"/>
          </w:divBdr>
        </w:div>
      </w:divsChild>
    </w:div>
    <w:div w:id="786894496">
      <w:bodyDiv w:val="1"/>
      <w:marLeft w:val="0"/>
      <w:marRight w:val="0"/>
      <w:marTop w:val="0"/>
      <w:marBottom w:val="0"/>
      <w:divBdr>
        <w:top w:val="none" w:sz="0" w:space="0" w:color="auto"/>
        <w:left w:val="none" w:sz="0" w:space="0" w:color="auto"/>
        <w:bottom w:val="none" w:sz="0" w:space="0" w:color="auto"/>
        <w:right w:val="none" w:sz="0" w:space="0" w:color="auto"/>
      </w:divBdr>
    </w:div>
    <w:div w:id="888537753">
      <w:bodyDiv w:val="1"/>
      <w:marLeft w:val="0"/>
      <w:marRight w:val="0"/>
      <w:marTop w:val="0"/>
      <w:marBottom w:val="0"/>
      <w:divBdr>
        <w:top w:val="none" w:sz="0" w:space="0" w:color="auto"/>
        <w:left w:val="none" w:sz="0" w:space="0" w:color="auto"/>
        <w:bottom w:val="none" w:sz="0" w:space="0" w:color="auto"/>
        <w:right w:val="none" w:sz="0" w:space="0" w:color="auto"/>
      </w:divBdr>
    </w:div>
    <w:div w:id="1004935030">
      <w:bodyDiv w:val="1"/>
      <w:marLeft w:val="0"/>
      <w:marRight w:val="0"/>
      <w:marTop w:val="0"/>
      <w:marBottom w:val="0"/>
      <w:divBdr>
        <w:top w:val="none" w:sz="0" w:space="0" w:color="auto"/>
        <w:left w:val="none" w:sz="0" w:space="0" w:color="auto"/>
        <w:bottom w:val="none" w:sz="0" w:space="0" w:color="auto"/>
        <w:right w:val="none" w:sz="0" w:space="0" w:color="auto"/>
      </w:divBdr>
      <w:divsChild>
        <w:div w:id="1524783692">
          <w:marLeft w:val="0"/>
          <w:marRight w:val="0"/>
          <w:marTop w:val="0"/>
          <w:marBottom w:val="0"/>
          <w:divBdr>
            <w:top w:val="none" w:sz="0" w:space="0" w:color="auto"/>
            <w:left w:val="none" w:sz="0" w:space="0" w:color="auto"/>
            <w:bottom w:val="none" w:sz="0" w:space="0" w:color="auto"/>
            <w:right w:val="none" w:sz="0" w:space="0" w:color="auto"/>
          </w:divBdr>
          <w:divsChild>
            <w:div w:id="296767342">
              <w:marLeft w:val="0"/>
              <w:marRight w:val="0"/>
              <w:marTop w:val="0"/>
              <w:marBottom w:val="0"/>
              <w:divBdr>
                <w:top w:val="none" w:sz="0" w:space="0" w:color="auto"/>
                <w:left w:val="none" w:sz="0" w:space="0" w:color="auto"/>
                <w:bottom w:val="none" w:sz="0" w:space="0" w:color="auto"/>
                <w:right w:val="none" w:sz="0" w:space="0" w:color="auto"/>
              </w:divBdr>
              <w:divsChild>
                <w:div w:id="1908803983">
                  <w:marLeft w:val="0"/>
                  <w:marRight w:val="0"/>
                  <w:marTop w:val="0"/>
                  <w:marBottom w:val="0"/>
                  <w:divBdr>
                    <w:top w:val="none" w:sz="0" w:space="0" w:color="auto"/>
                    <w:left w:val="none" w:sz="0" w:space="0" w:color="auto"/>
                    <w:bottom w:val="none" w:sz="0" w:space="0" w:color="auto"/>
                    <w:right w:val="none" w:sz="0" w:space="0" w:color="auto"/>
                  </w:divBdr>
                  <w:divsChild>
                    <w:div w:id="2064214954">
                      <w:marLeft w:val="0"/>
                      <w:marRight w:val="0"/>
                      <w:marTop w:val="0"/>
                      <w:marBottom w:val="0"/>
                      <w:divBdr>
                        <w:top w:val="none" w:sz="0" w:space="0" w:color="auto"/>
                        <w:left w:val="none" w:sz="0" w:space="0" w:color="auto"/>
                        <w:bottom w:val="none" w:sz="0" w:space="0" w:color="auto"/>
                        <w:right w:val="none" w:sz="0" w:space="0" w:color="auto"/>
                      </w:divBdr>
                    </w:div>
                  </w:divsChild>
                </w:div>
                <w:div w:id="1994212814">
                  <w:marLeft w:val="0"/>
                  <w:marRight w:val="0"/>
                  <w:marTop w:val="0"/>
                  <w:marBottom w:val="0"/>
                  <w:divBdr>
                    <w:top w:val="none" w:sz="0" w:space="0" w:color="auto"/>
                    <w:left w:val="none" w:sz="0" w:space="0" w:color="auto"/>
                    <w:bottom w:val="none" w:sz="0" w:space="0" w:color="auto"/>
                    <w:right w:val="none" w:sz="0" w:space="0" w:color="auto"/>
                  </w:divBdr>
                  <w:divsChild>
                    <w:div w:id="115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3851">
      <w:bodyDiv w:val="1"/>
      <w:marLeft w:val="0"/>
      <w:marRight w:val="0"/>
      <w:marTop w:val="0"/>
      <w:marBottom w:val="0"/>
      <w:divBdr>
        <w:top w:val="none" w:sz="0" w:space="0" w:color="auto"/>
        <w:left w:val="none" w:sz="0" w:space="0" w:color="auto"/>
        <w:bottom w:val="none" w:sz="0" w:space="0" w:color="auto"/>
        <w:right w:val="none" w:sz="0" w:space="0" w:color="auto"/>
      </w:divBdr>
    </w:div>
    <w:div w:id="1195727001">
      <w:bodyDiv w:val="1"/>
      <w:marLeft w:val="0"/>
      <w:marRight w:val="0"/>
      <w:marTop w:val="0"/>
      <w:marBottom w:val="0"/>
      <w:divBdr>
        <w:top w:val="none" w:sz="0" w:space="0" w:color="auto"/>
        <w:left w:val="none" w:sz="0" w:space="0" w:color="auto"/>
        <w:bottom w:val="none" w:sz="0" w:space="0" w:color="auto"/>
        <w:right w:val="none" w:sz="0" w:space="0" w:color="auto"/>
      </w:divBdr>
    </w:div>
    <w:div w:id="1204635576">
      <w:bodyDiv w:val="1"/>
      <w:marLeft w:val="0"/>
      <w:marRight w:val="0"/>
      <w:marTop w:val="0"/>
      <w:marBottom w:val="0"/>
      <w:divBdr>
        <w:top w:val="none" w:sz="0" w:space="0" w:color="auto"/>
        <w:left w:val="none" w:sz="0" w:space="0" w:color="auto"/>
        <w:bottom w:val="none" w:sz="0" w:space="0" w:color="auto"/>
        <w:right w:val="none" w:sz="0" w:space="0" w:color="auto"/>
      </w:divBdr>
      <w:divsChild>
        <w:div w:id="1266958756">
          <w:marLeft w:val="0"/>
          <w:marRight w:val="0"/>
          <w:marTop w:val="0"/>
          <w:marBottom w:val="0"/>
          <w:divBdr>
            <w:top w:val="none" w:sz="0" w:space="0" w:color="auto"/>
            <w:left w:val="none" w:sz="0" w:space="0" w:color="auto"/>
            <w:bottom w:val="none" w:sz="0" w:space="0" w:color="auto"/>
            <w:right w:val="none" w:sz="0" w:space="0" w:color="auto"/>
          </w:divBdr>
        </w:div>
        <w:div w:id="2070691856">
          <w:marLeft w:val="0"/>
          <w:marRight w:val="0"/>
          <w:marTop w:val="0"/>
          <w:marBottom w:val="300"/>
          <w:divBdr>
            <w:top w:val="none" w:sz="0" w:space="0" w:color="auto"/>
            <w:left w:val="none" w:sz="0" w:space="0" w:color="auto"/>
            <w:bottom w:val="none" w:sz="0" w:space="0" w:color="auto"/>
            <w:right w:val="none" w:sz="0" w:space="0" w:color="auto"/>
          </w:divBdr>
          <w:divsChild>
            <w:div w:id="741608365">
              <w:marLeft w:val="0"/>
              <w:marRight w:val="0"/>
              <w:marTop w:val="0"/>
              <w:marBottom w:val="0"/>
              <w:divBdr>
                <w:top w:val="none" w:sz="0" w:space="0" w:color="auto"/>
                <w:left w:val="none" w:sz="0" w:space="0" w:color="auto"/>
                <w:bottom w:val="none" w:sz="0" w:space="0" w:color="auto"/>
                <w:right w:val="none" w:sz="0" w:space="0" w:color="auto"/>
              </w:divBdr>
            </w:div>
            <w:div w:id="1540164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80539801">
      <w:bodyDiv w:val="1"/>
      <w:marLeft w:val="0"/>
      <w:marRight w:val="0"/>
      <w:marTop w:val="0"/>
      <w:marBottom w:val="0"/>
      <w:divBdr>
        <w:top w:val="none" w:sz="0" w:space="0" w:color="auto"/>
        <w:left w:val="none" w:sz="0" w:space="0" w:color="auto"/>
        <w:bottom w:val="none" w:sz="0" w:space="0" w:color="auto"/>
        <w:right w:val="none" w:sz="0" w:space="0" w:color="auto"/>
      </w:divBdr>
      <w:divsChild>
        <w:div w:id="2066297372">
          <w:marLeft w:val="0"/>
          <w:marRight w:val="0"/>
          <w:marTop w:val="0"/>
          <w:marBottom w:val="0"/>
          <w:divBdr>
            <w:top w:val="none" w:sz="0" w:space="0" w:color="auto"/>
            <w:left w:val="none" w:sz="0" w:space="0" w:color="auto"/>
            <w:bottom w:val="none" w:sz="0" w:space="0" w:color="auto"/>
            <w:right w:val="none" w:sz="0" w:space="0" w:color="auto"/>
          </w:divBdr>
        </w:div>
      </w:divsChild>
    </w:div>
    <w:div w:id="1735473770">
      <w:bodyDiv w:val="1"/>
      <w:marLeft w:val="0"/>
      <w:marRight w:val="0"/>
      <w:marTop w:val="0"/>
      <w:marBottom w:val="0"/>
      <w:divBdr>
        <w:top w:val="none" w:sz="0" w:space="0" w:color="auto"/>
        <w:left w:val="none" w:sz="0" w:space="0" w:color="auto"/>
        <w:bottom w:val="none" w:sz="0" w:space="0" w:color="auto"/>
        <w:right w:val="none" w:sz="0" w:space="0" w:color="auto"/>
      </w:divBdr>
    </w:div>
    <w:div w:id="1752847322">
      <w:bodyDiv w:val="1"/>
      <w:marLeft w:val="0"/>
      <w:marRight w:val="0"/>
      <w:marTop w:val="0"/>
      <w:marBottom w:val="0"/>
      <w:divBdr>
        <w:top w:val="none" w:sz="0" w:space="0" w:color="auto"/>
        <w:left w:val="none" w:sz="0" w:space="0" w:color="auto"/>
        <w:bottom w:val="none" w:sz="0" w:space="0" w:color="auto"/>
        <w:right w:val="none" w:sz="0" w:space="0" w:color="auto"/>
      </w:divBdr>
      <w:divsChild>
        <w:div w:id="163133894">
          <w:marLeft w:val="0"/>
          <w:marRight w:val="0"/>
          <w:marTop w:val="0"/>
          <w:marBottom w:val="0"/>
          <w:divBdr>
            <w:top w:val="none" w:sz="0" w:space="0" w:color="auto"/>
            <w:left w:val="none" w:sz="0" w:space="0" w:color="auto"/>
            <w:bottom w:val="none" w:sz="0" w:space="0" w:color="auto"/>
            <w:right w:val="none" w:sz="0" w:space="0" w:color="auto"/>
          </w:divBdr>
          <w:divsChild>
            <w:div w:id="173686255">
              <w:marLeft w:val="0"/>
              <w:marRight w:val="0"/>
              <w:marTop w:val="0"/>
              <w:marBottom w:val="0"/>
              <w:divBdr>
                <w:top w:val="none" w:sz="0" w:space="0" w:color="auto"/>
                <w:left w:val="none" w:sz="0" w:space="0" w:color="auto"/>
                <w:bottom w:val="none" w:sz="0" w:space="0" w:color="auto"/>
                <w:right w:val="none" w:sz="0" w:space="0" w:color="auto"/>
              </w:divBdr>
              <w:divsChild>
                <w:div w:id="267782574">
                  <w:marLeft w:val="0"/>
                  <w:marRight w:val="0"/>
                  <w:marTop w:val="0"/>
                  <w:marBottom w:val="0"/>
                  <w:divBdr>
                    <w:top w:val="none" w:sz="0" w:space="0" w:color="auto"/>
                    <w:left w:val="none" w:sz="0" w:space="0" w:color="auto"/>
                    <w:bottom w:val="none" w:sz="0" w:space="0" w:color="auto"/>
                    <w:right w:val="none" w:sz="0" w:space="0" w:color="auto"/>
                  </w:divBdr>
                  <w:divsChild>
                    <w:div w:id="1892692916">
                      <w:marLeft w:val="0"/>
                      <w:marRight w:val="0"/>
                      <w:marTop w:val="0"/>
                      <w:marBottom w:val="0"/>
                      <w:divBdr>
                        <w:top w:val="none" w:sz="0" w:space="0" w:color="auto"/>
                        <w:left w:val="none" w:sz="0" w:space="0" w:color="auto"/>
                        <w:bottom w:val="none" w:sz="0" w:space="0" w:color="auto"/>
                        <w:right w:val="none" w:sz="0" w:space="0" w:color="auto"/>
                      </w:divBdr>
                    </w:div>
                  </w:divsChild>
                </w:div>
                <w:div w:id="676077289">
                  <w:marLeft w:val="0"/>
                  <w:marRight w:val="0"/>
                  <w:marTop w:val="0"/>
                  <w:marBottom w:val="0"/>
                  <w:divBdr>
                    <w:top w:val="none" w:sz="0" w:space="0" w:color="auto"/>
                    <w:left w:val="none" w:sz="0" w:space="0" w:color="auto"/>
                    <w:bottom w:val="none" w:sz="0" w:space="0" w:color="auto"/>
                    <w:right w:val="none" w:sz="0" w:space="0" w:color="auto"/>
                  </w:divBdr>
                  <w:divsChild>
                    <w:div w:id="19025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601866">
      <w:bodyDiv w:val="1"/>
      <w:marLeft w:val="0"/>
      <w:marRight w:val="0"/>
      <w:marTop w:val="0"/>
      <w:marBottom w:val="0"/>
      <w:divBdr>
        <w:top w:val="none" w:sz="0" w:space="0" w:color="auto"/>
        <w:left w:val="none" w:sz="0" w:space="0" w:color="auto"/>
        <w:bottom w:val="none" w:sz="0" w:space="0" w:color="auto"/>
        <w:right w:val="none" w:sz="0" w:space="0" w:color="auto"/>
      </w:divBdr>
    </w:div>
    <w:div w:id="196276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taylorrohrich/MSDS_SERA_capstone"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github.com/taylorrohrich/MSDS_SERA_capstone"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dev.mysql.com/downloads/workbench/"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nodejs.org/en/download/" TargetMode="External"/><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docs.aws.amazon.com/AmazonS3/latest/userguide/WebsiteHosting.html" TargetMode="External"/><Relationship Id="rId19" Type="http://schemas.openxmlformats.org/officeDocument/2006/relationships/hyperlink" Target="https://www.edreplication.org/" TargetMode="External"/><Relationship Id="rId14" Type="http://schemas.openxmlformats.org/officeDocument/2006/relationships/image" Target="media/image2.png"/><Relationship Id="rId22" Type="http://schemas.openxmlformats.org/officeDocument/2006/relationships/hyperlink" Target="https://docs.github.com/en/github/creating-cloning-and-archiving-repositories/cloning-a-repository"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taylorrohrich/MSDS_SERA_capstone/tree/main/aws/sera-webapp" TargetMode="External"/><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github.com/taylorrohrich/MSDS_SERA_capstone/tree/main/aws/sera-api" TargetMode="Externa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docs.aws.amazon.com/cli/latest/userguide/install-cliv2.html" TargetMode="External"/><Relationship Id="rId59" Type="http://schemas.openxmlformats.org/officeDocument/2006/relationships/image" Target="media/image30.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hyperlink" Target="https://github.com/facebook/create-react-app"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yperlink" Target="https://github.com/taylorrohrich/MSDS_SERA_capstone/tree/main/aw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github.com/taylorrohrich/MSDS_SERA_capstone/tree/main/aws/sera-webapp/src/constants"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docs.aws.amazon.com/IAM/latest/UserGuide/id_users_create.html" TargetMode="External"/><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6C8586F4385CA469136EE8AE17188D7" ma:contentTypeVersion="10" ma:contentTypeDescription="Create a new document." ma:contentTypeScope="" ma:versionID="e860ba42bf665db53d8789ab40731a70">
  <xsd:schema xmlns:xsd="http://www.w3.org/2001/XMLSchema" xmlns:xs="http://www.w3.org/2001/XMLSchema" xmlns:p="http://schemas.microsoft.com/office/2006/metadata/properties" xmlns:ns2="39d1e609-e30d-4720-be60-9ca3c1ede40d" targetNamespace="http://schemas.microsoft.com/office/2006/metadata/properties" ma:root="true" ma:fieldsID="02fdb04984738c58e5ccf66a1bb97f95" ns2:_="">
    <xsd:import namespace="39d1e609-e30d-4720-be60-9ca3c1ede40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d1e609-e30d-4720-be60-9ca3c1ede4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1CDA4B-DD0C-4E17-B1D1-7E412B5C2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A4E258-DC0C-6946-A519-D712610912B9}">
  <ds:schemaRefs>
    <ds:schemaRef ds:uri="http://schemas.openxmlformats.org/officeDocument/2006/bibliography"/>
  </ds:schemaRefs>
</ds:datastoreItem>
</file>

<file path=customXml/itemProps3.xml><?xml version="1.0" encoding="utf-8"?>
<ds:datastoreItem xmlns:ds="http://schemas.openxmlformats.org/officeDocument/2006/customXml" ds:itemID="{CEC0F88D-75D6-405C-AEAE-9CF6FA113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d1e609-e30d-4720-be60-9ca3c1ede4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4B01D9-76AD-4DBC-B10F-F650187FD3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10238</Words>
  <Characters>58359</Characters>
  <Application>Microsoft Office Word</Application>
  <DocSecurity>4</DocSecurity>
  <Lines>486</Lines>
  <Paragraphs>136</Paragraphs>
  <ScaleCrop>false</ScaleCrop>
  <Company/>
  <LinksUpToDate>false</LinksUpToDate>
  <CharactersWithSpaces>68461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Christina Markley (mmt2hg)</dc:creator>
  <cp:keywords/>
  <dc:description/>
  <cp:lastModifiedBy>Prijoles, Alexis Azucena (aap5du)</cp:lastModifiedBy>
  <cp:revision>924</cp:revision>
  <cp:lastPrinted>2021-02-23T13:18:00Z</cp:lastPrinted>
  <dcterms:created xsi:type="dcterms:W3CDTF">2021-02-26T14:13:00Z</dcterms:created>
  <dcterms:modified xsi:type="dcterms:W3CDTF">2021-04-26T17:10:00Z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0x01010066C8586F4385CA469136EE8AE17188D7</vt:lpwstr>
  </property>
  <property fmtid="{D5CDD505-2E9C-101B-9397-08002B2CF9AE}" pid="3" name="Order">
    <vt:r8>115000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ies>
</file>